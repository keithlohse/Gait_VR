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021A99" w14:textId="77777777" w:rsidR="00BF1755" w:rsidRDefault="00BF1755" w:rsidP="007F6F61">
      <w:pPr>
        <w:jc w:val="center"/>
        <w:rPr>
          <w:rFonts w:ascii="Times New Roman" w:hAnsi="Times New Roman" w:cs="Times New Roman"/>
        </w:rPr>
      </w:pPr>
    </w:p>
    <w:p w14:paraId="1C4A75B5" w14:textId="77777777" w:rsidR="00BF1755" w:rsidRDefault="00BF1755" w:rsidP="007F6F61">
      <w:pPr>
        <w:jc w:val="center"/>
        <w:rPr>
          <w:rFonts w:ascii="Times New Roman" w:hAnsi="Times New Roman" w:cs="Times New Roman"/>
        </w:rPr>
      </w:pPr>
    </w:p>
    <w:p w14:paraId="5D17BD32" w14:textId="77777777" w:rsidR="00BF1755" w:rsidRDefault="00BF1755" w:rsidP="007F6F61">
      <w:pPr>
        <w:jc w:val="center"/>
        <w:rPr>
          <w:rFonts w:ascii="Times New Roman" w:hAnsi="Times New Roman" w:cs="Times New Roman"/>
        </w:rPr>
      </w:pPr>
    </w:p>
    <w:p w14:paraId="1C256191" w14:textId="77777777" w:rsidR="00BF1755" w:rsidRDefault="00BF1755" w:rsidP="007F6F61">
      <w:pPr>
        <w:jc w:val="center"/>
        <w:rPr>
          <w:rFonts w:ascii="Times New Roman" w:hAnsi="Times New Roman" w:cs="Times New Roman"/>
        </w:rPr>
      </w:pPr>
    </w:p>
    <w:p w14:paraId="2537B953" w14:textId="77777777" w:rsidR="00BF1755" w:rsidRDefault="00BF1755" w:rsidP="007F6F61">
      <w:pPr>
        <w:jc w:val="center"/>
        <w:rPr>
          <w:rFonts w:ascii="Times New Roman" w:hAnsi="Times New Roman" w:cs="Times New Roman"/>
        </w:rPr>
      </w:pPr>
    </w:p>
    <w:p w14:paraId="3750D0F4" w14:textId="611CB424" w:rsidR="00C854B2" w:rsidRDefault="00017053" w:rsidP="007F6F61">
      <w:pPr>
        <w:jc w:val="center"/>
        <w:rPr>
          <w:rFonts w:ascii="Times New Roman" w:hAnsi="Times New Roman" w:cs="Times New Roman"/>
        </w:rPr>
      </w:pPr>
      <w:r w:rsidRPr="007F6F61">
        <w:rPr>
          <w:rFonts w:ascii="Times New Roman" w:hAnsi="Times New Roman" w:cs="Times New Roman"/>
        </w:rPr>
        <w:t>The feasibility of using virtual reality to induce mobility-related anxiety during turning</w:t>
      </w:r>
    </w:p>
    <w:p w14:paraId="326CDF5B" w14:textId="77777777" w:rsidR="00734532" w:rsidRDefault="00734532" w:rsidP="007F6F61">
      <w:pPr>
        <w:jc w:val="center"/>
        <w:rPr>
          <w:rFonts w:ascii="Times New Roman" w:hAnsi="Times New Roman" w:cs="Times New Roman"/>
          <w:i/>
        </w:rPr>
      </w:pPr>
    </w:p>
    <w:p w14:paraId="15C1812D" w14:textId="77777777" w:rsidR="00734532" w:rsidRPr="00BE6A9D" w:rsidRDefault="00734532" w:rsidP="00734532">
      <w:pPr>
        <w:rPr>
          <w:rFonts w:ascii="Times New Roman" w:hAnsi="Times New Roman" w:cs="Times New Roman"/>
        </w:rPr>
      </w:pPr>
    </w:p>
    <w:p w14:paraId="125DA3B2" w14:textId="77777777" w:rsidR="00BF1755" w:rsidRDefault="00BF1755" w:rsidP="00734532">
      <w:pPr>
        <w:jc w:val="center"/>
        <w:rPr>
          <w:rFonts w:ascii="Times New Roman" w:hAnsi="Times New Roman" w:cs="Times New Roman"/>
        </w:rPr>
      </w:pPr>
    </w:p>
    <w:p w14:paraId="7E0868E1" w14:textId="77777777" w:rsidR="00BF1755" w:rsidRDefault="00BF1755" w:rsidP="00734532">
      <w:pPr>
        <w:jc w:val="center"/>
        <w:rPr>
          <w:rFonts w:ascii="Times New Roman" w:hAnsi="Times New Roman" w:cs="Times New Roman"/>
        </w:rPr>
      </w:pPr>
    </w:p>
    <w:p w14:paraId="3B854A07" w14:textId="44126154" w:rsidR="00734532" w:rsidRDefault="00734532" w:rsidP="00734532">
      <w:pPr>
        <w:jc w:val="center"/>
        <w:rPr>
          <w:rFonts w:ascii="Times New Roman" w:hAnsi="Times New Roman" w:cs="Times New Roman"/>
          <w:vertAlign w:val="superscript"/>
        </w:rPr>
      </w:pPr>
      <w:r w:rsidRPr="00BE6A9D">
        <w:rPr>
          <w:rFonts w:ascii="Times New Roman" w:hAnsi="Times New Roman" w:cs="Times New Roman"/>
        </w:rPr>
        <w:t>Raffegeau, Tiphanie E.</w:t>
      </w:r>
      <w:r w:rsidR="00665877">
        <w:rPr>
          <w:rFonts w:ascii="Times New Roman" w:hAnsi="Times New Roman" w:cs="Times New Roman"/>
        </w:rPr>
        <w:t>,</w:t>
      </w:r>
      <w:r w:rsidRPr="00BE6A9D">
        <w:rPr>
          <w:rFonts w:ascii="Times New Roman" w:hAnsi="Times New Roman" w:cs="Times New Roman"/>
          <w:vertAlign w:val="superscript"/>
        </w:rPr>
        <w:t xml:space="preserve">1 </w:t>
      </w:r>
      <w:r w:rsidRPr="00BE6A9D">
        <w:rPr>
          <w:rFonts w:ascii="Times New Roman" w:hAnsi="Times New Roman" w:cs="Times New Roman"/>
        </w:rPr>
        <w:t xml:space="preserve"> </w:t>
      </w:r>
      <w:r w:rsidR="00B41BED" w:rsidRPr="00BE6A9D">
        <w:rPr>
          <w:rFonts w:ascii="Times New Roman" w:hAnsi="Times New Roman" w:cs="Times New Roman"/>
        </w:rPr>
        <w:t>Fawver, Bradley</w:t>
      </w:r>
      <w:r w:rsidR="00665877">
        <w:rPr>
          <w:rFonts w:ascii="Times New Roman" w:hAnsi="Times New Roman" w:cs="Times New Roman"/>
        </w:rPr>
        <w:t>,</w:t>
      </w:r>
      <w:r w:rsidR="00B41BED" w:rsidRPr="00BE6A9D">
        <w:rPr>
          <w:rFonts w:ascii="Times New Roman" w:hAnsi="Times New Roman" w:cs="Times New Roman"/>
          <w:vertAlign w:val="superscript"/>
        </w:rPr>
        <w:t>1</w:t>
      </w:r>
      <w:r w:rsidR="00B41BED">
        <w:rPr>
          <w:rFonts w:ascii="Times New Roman" w:hAnsi="Times New Roman" w:cs="Times New Roman"/>
          <w:vertAlign w:val="superscript"/>
        </w:rPr>
        <w:t xml:space="preserve"> </w:t>
      </w:r>
      <w:r w:rsidR="007D4CEE">
        <w:rPr>
          <w:rFonts w:ascii="Times New Roman" w:hAnsi="Times New Roman" w:cs="Times New Roman"/>
        </w:rPr>
        <w:t xml:space="preserve"> </w:t>
      </w:r>
      <w:r w:rsidRPr="00BE6A9D">
        <w:rPr>
          <w:rFonts w:ascii="Times New Roman" w:hAnsi="Times New Roman" w:cs="Times New Roman"/>
        </w:rPr>
        <w:t>Clark, Mindie</w:t>
      </w:r>
      <w:r w:rsidR="00665877">
        <w:rPr>
          <w:rFonts w:ascii="Times New Roman" w:hAnsi="Times New Roman" w:cs="Times New Roman"/>
        </w:rPr>
        <w:t>,</w:t>
      </w:r>
      <w:r w:rsidRPr="00BE6A9D">
        <w:rPr>
          <w:rFonts w:ascii="Times New Roman" w:hAnsi="Times New Roman" w:cs="Times New Roman"/>
          <w:vertAlign w:val="superscript"/>
        </w:rPr>
        <w:t>1</w:t>
      </w:r>
      <w:r w:rsidRPr="00BE6A9D">
        <w:rPr>
          <w:rFonts w:ascii="Times New Roman" w:hAnsi="Times New Roman" w:cs="Times New Roman"/>
        </w:rPr>
        <w:t xml:space="preserve"> </w:t>
      </w:r>
      <w:r w:rsidR="007D4CEE">
        <w:rPr>
          <w:rFonts w:ascii="Times New Roman" w:hAnsi="Times New Roman" w:cs="Times New Roman"/>
        </w:rPr>
        <w:t>Eng</w:t>
      </w:r>
      <w:r w:rsidR="009F4246">
        <w:rPr>
          <w:rFonts w:ascii="Times New Roman" w:hAnsi="Times New Roman" w:cs="Times New Roman"/>
        </w:rPr>
        <w:t>e</w:t>
      </w:r>
      <w:r w:rsidR="007D4CEE">
        <w:rPr>
          <w:rFonts w:ascii="Times New Roman" w:hAnsi="Times New Roman" w:cs="Times New Roman"/>
        </w:rPr>
        <w:t>l, Benjamin T.,</w:t>
      </w:r>
      <w:r w:rsidR="007D4CEE">
        <w:rPr>
          <w:rFonts w:ascii="Times New Roman" w:hAnsi="Times New Roman" w:cs="Times New Roman"/>
          <w:vertAlign w:val="superscript"/>
        </w:rPr>
        <w:t xml:space="preserve">2 </w:t>
      </w:r>
      <w:r>
        <w:rPr>
          <w:rFonts w:ascii="Times New Roman" w:hAnsi="Times New Roman" w:cs="Times New Roman"/>
        </w:rPr>
        <w:t>Young, William R.</w:t>
      </w:r>
      <w:r w:rsidR="00665877">
        <w:rPr>
          <w:rFonts w:ascii="Times New Roman" w:hAnsi="Times New Roman" w:cs="Times New Roman"/>
        </w:rPr>
        <w:t>,</w:t>
      </w:r>
      <w:r w:rsidR="00C9465A" w:rsidRPr="00926301">
        <w:rPr>
          <w:rFonts w:ascii="Times New Roman" w:hAnsi="Times New Roman" w:cs="Times New Roman"/>
          <w:vertAlign w:val="superscript"/>
        </w:rPr>
        <w:t>3</w:t>
      </w:r>
      <w:r>
        <w:rPr>
          <w:rFonts w:ascii="Times New Roman" w:hAnsi="Times New Roman" w:cs="Times New Roman"/>
        </w:rPr>
        <w:t xml:space="preserve"> </w:t>
      </w:r>
      <w:r w:rsidRPr="00BE6A9D">
        <w:rPr>
          <w:rFonts w:ascii="Times New Roman" w:hAnsi="Times New Roman" w:cs="Times New Roman"/>
        </w:rPr>
        <w:t xml:space="preserve">Williams, </w:t>
      </w:r>
      <w:r w:rsidR="00665877">
        <w:rPr>
          <w:rFonts w:ascii="Times New Roman" w:hAnsi="Times New Roman" w:cs="Times New Roman"/>
        </w:rPr>
        <w:t xml:space="preserve">A. </w:t>
      </w:r>
      <w:r w:rsidRPr="00BE6A9D">
        <w:rPr>
          <w:rFonts w:ascii="Times New Roman" w:hAnsi="Times New Roman" w:cs="Times New Roman"/>
        </w:rPr>
        <w:t>Mark</w:t>
      </w:r>
      <w:r w:rsidR="00694B0F">
        <w:rPr>
          <w:rFonts w:ascii="Times New Roman" w:hAnsi="Times New Roman" w:cs="Times New Roman"/>
        </w:rPr>
        <w:t>,</w:t>
      </w:r>
      <w:r w:rsidRPr="00BE6A9D">
        <w:rPr>
          <w:rFonts w:ascii="Times New Roman" w:hAnsi="Times New Roman" w:cs="Times New Roman"/>
          <w:vertAlign w:val="superscript"/>
        </w:rPr>
        <w:t>1</w:t>
      </w:r>
      <w:r w:rsidRPr="00BE6A9D">
        <w:rPr>
          <w:rFonts w:ascii="Times New Roman" w:hAnsi="Times New Roman" w:cs="Times New Roman"/>
        </w:rPr>
        <w:t xml:space="preserve"> Lohse, Keith R.</w:t>
      </w:r>
      <w:r w:rsidR="00694B0F">
        <w:rPr>
          <w:rFonts w:ascii="Times New Roman" w:hAnsi="Times New Roman" w:cs="Times New Roman"/>
        </w:rPr>
        <w:t>,</w:t>
      </w:r>
      <w:r w:rsidRPr="00BE6A9D">
        <w:rPr>
          <w:rFonts w:ascii="Times New Roman" w:hAnsi="Times New Roman" w:cs="Times New Roman"/>
          <w:vertAlign w:val="superscript"/>
        </w:rPr>
        <w:t>1</w:t>
      </w:r>
      <w:r w:rsidR="00765954">
        <w:rPr>
          <w:rFonts w:ascii="Times New Roman" w:hAnsi="Times New Roman" w:cs="Times New Roman"/>
          <w:vertAlign w:val="superscript"/>
        </w:rPr>
        <w:t>*</w:t>
      </w:r>
      <w:r w:rsidRPr="00BE6A9D">
        <w:rPr>
          <w:rFonts w:ascii="Times New Roman" w:hAnsi="Times New Roman" w:cs="Times New Roman"/>
        </w:rPr>
        <w:t xml:space="preserve"> </w:t>
      </w:r>
      <w:r w:rsidR="00694B0F">
        <w:rPr>
          <w:rFonts w:ascii="Times New Roman" w:hAnsi="Times New Roman" w:cs="Times New Roman"/>
        </w:rPr>
        <w:t>&amp;</w:t>
      </w:r>
      <w:r w:rsidR="00694B0F" w:rsidRPr="00BE6A9D">
        <w:rPr>
          <w:rFonts w:ascii="Times New Roman" w:hAnsi="Times New Roman" w:cs="Times New Roman"/>
        </w:rPr>
        <w:t xml:space="preserve"> </w:t>
      </w:r>
      <w:r w:rsidRPr="00BE6A9D">
        <w:rPr>
          <w:rFonts w:ascii="Times New Roman" w:hAnsi="Times New Roman" w:cs="Times New Roman"/>
        </w:rPr>
        <w:t>Fino, Peter C.</w:t>
      </w:r>
      <w:r w:rsidRPr="00BE6A9D">
        <w:rPr>
          <w:rFonts w:ascii="Times New Roman" w:hAnsi="Times New Roman" w:cs="Times New Roman"/>
          <w:vertAlign w:val="superscript"/>
        </w:rPr>
        <w:t>1</w:t>
      </w:r>
      <w:r w:rsidR="00765954">
        <w:rPr>
          <w:rFonts w:ascii="Times New Roman" w:hAnsi="Times New Roman" w:cs="Times New Roman"/>
          <w:vertAlign w:val="superscript"/>
        </w:rPr>
        <w:t>*</w:t>
      </w:r>
    </w:p>
    <w:p w14:paraId="71A77DC9" w14:textId="41918AFF" w:rsidR="008356AD" w:rsidRDefault="008356AD" w:rsidP="00734532">
      <w:pPr>
        <w:jc w:val="center"/>
        <w:rPr>
          <w:rFonts w:ascii="Times New Roman" w:hAnsi="Times New Roman" w:cs="Times New Roman"/>
          <w:vertAlign w:val="superscript"/>
        </w:rPr>
      </w:pPr>
    </w:p>
    <w:p w14:paraId="078E1F99" w14:textId="77777777" w:rsidR="008356AD" w:rsidRPr="00BE6A9D" w:rsidRDefault="008356AD" w:rsidP="00734532">
      <w:pPr>
        <w:jc w:val="center"/>
        <w:rPr>
          <w:rFonts w:ascii="Times New Roman" w:hAnsi="Times New Roman" w:cs="Times New Roman"/>
        </w:rPr>
      </w:pPr>
    </w:p>
    <w:p w14:paraId="2BF44F74" w14:textId="77777777" w:rsidR="00BF1755" w:rsidRDefault="00BF1755" w:rsidP="00734532">
      <w:pPr>
        <w:jc w:val="center"/>
        <w:rPr>
          <w:rFonts w:ascii="Times New Roman" w:hAnsi="Times New Roman" w:cs="Times New Roman"/>
          <w:vertAlign w:val="superscript"/>
        </w:rPr>
      </w:pPr>
    </w:p>
    <w:p w14:paraId="42F851A9" w14:textId="77777777" w:rsidR="00BF1755" w:rsidRDefault="00BF1755" w:rsidP="00734532">
      <w:pPr>
        <w:jc w:val="center"/>
        <w:rPr>
          <w:rFonts w:ascii="Times New Roman" w:hAnsi="Times New Roman" w:cs="Times New Roman"/>
          <w:vertAlign w:val="superscript"/>
        </w:rPr>
      </w:pPr>
    </w:p>
    <w:p w14:paraId="0375CE9B" w14:textId="5698E790" w:rsidR="00734532" w:rsidRDefault="00734532" w:rsidP="00734532">
      <w:pPr>
        <w:jc w:val="center"/>
        <w:rPr>
          <w:rFonts w:ascii="Times New Roman" w:hAnsi="Times New Roman" w:cs="Times New Roman"/>
        </w:rPr>
      </w:pPr>
      <w:r w:rsidRPr="00BE6A9D">
        <w:rPr>
          <w:rFonts w:ascii="Times New Roman" w:hAnsi="Times New Roman" w:cs="Times New Roman"/>
          <w:vertAlign w:val="superscript"/>
        </w:rPr>
        <w:t xml:space="preserve">1 </w:t>
      </w:r>
      <w:r w:rsidRPr="00BE6A9D">
        <w:rPr>
          <w:rFonts w:ascii="Times New Roman" w:hAnsi="Times New Roman" w:cs="Times New Roman"/>
        </w:rPr>
        <w:t>University of Utah, Department of Health, Kinesiology, and Recreation</w:t>
      </w:r>
      <w:r>
        <w:rPr>
          <w:rFonts w:ascii="Times New Roman" w:hAnsi="Times New Roman" w:cs="Times New Roman"/>
        </w:rPr>
        <w:t>, Salt Lake City, Utah USA</w:t>
      </w:r>
    </w:p>
    <w:p w14:paraId="3D740437" w14:textId="77777777" w:rsidR="008356AD" w:rsidRDefault="008356AD" w:rsidP="00734532">
      <w:pPr>
        <w:jc w:val="center"/>
        <w:rPr>
          <w:rFonts w:ascii="Times New Roman" w:hAnsi="Times New Roman" w:cs="Times New Roman"/>
        </w:rPr>
      </w:pPr>
    </w:p>
    <w:p w14:paraId="76EDB4EF" w14:textId="00852825" w:rsidR="007D4CEE" w:rsidRDefault="007D4CEE" w:rsidP="00734532">
      <w:pPr>
        <w:jc w:val="center"/>
        <w:rPr>
          <w:rFonts w:ascii="Times New Roman" w:hAnsi="Times New Roman" w:cs="Times New Roman"/>
          <w:vertAlign w:val="superscript"/>
        </w:rPr>
      </w:pPr>
      <w:r>
        <w:rPr>
          <w:rFonts w:ascii="Times New Roman" w:hAnsi="Times New Roman" w:cs="Times New Roman"/>
          <w:vertAlign w:val="superscript"/>
        </w:rPr>
        <w:t xml:space="preserve">2 </w:t>
      </w:r>
      <w:r w:rsidRPr="00BE6A9D">
        <w:rPr>
          <w:rFonts w:ascii="Times New Roman" w:hAnsi="Times New Roman" w:cs="Times New Roman"/>
        </w:rPr>
        <w:t>University of Utah</w:t>
      </w:r>
      <w:r>
        <w:rPr>
          <w:rFonts w:ascii="Times New Roman" w:hAnsi="Times New Roman" w:cs="Times New Roman"/>
        </w:rPr>
        <w:t>, Eccles Health Science Library, Salt Lake City, Utah USA</w:t>
      </w:r>
      <w:r>
        <w:rPr>
          <w:rFonts w:ascii="Times New Roman" w:hAnsi="Times New Roman" w:cs="Times New Roman"/>
          <w:vertAlign w:val="superscript"/>
        </w:rPr>
        <w:t xml:space="preserve"> </w:t>
      </w:r>
    </w:p>
    <w:p w14:paraId="621D2454" w14:textId="77777777" w:rsidR="007D4CEE" w:rsidRDefault="007D4CEE" w:rsidP="00734532">
      <w:pPr>
        <w:jc w:val="center"/>
        <w:rPr>
          <w:rFonts w:ascii="Times New Roman" w:hAnsi="Times New Roman" w:cs="Times New Roman"/>
          <w:vertAlign w:val="superscript"/>
        </w:rPr>
      </w:pPr>
    </w:p>
    <w:p w14:paraId="5983BE8A" w14:textId="61244172" w:rsidR="00734532" w:rsidRDefault="007D4CEE" w:rsidP="00734532">
      <w:pPr>
        <w:jc w:val="center"/>
        <w:rPr>
          <w:rFonts w:ascii="Times New Roman" w:hAnsi="Times New Roman" w:cs="Times New Roman"/>
        </w:rPr>
      </w:pPr>
      <w:r>
        <w:rPr>
          <w:rFonts w:ascii="Times New Roman" w:hAnsi="Times New Roman" w:cs="Times New Roman"/>
          <w:vertAlign w:val="superscript"/>
        </w:rPr>
        <w:t xml:space="preserve">3 </w:t>
      </w:r>
      <w:del w:id="0" w:author="Tiphanie Raffegeau" w:date="2019-09-11T12:11:00Z">
        <w:r w:rsidR="00734532" w:rsidDel="00E3032F">
          <w:rPr>
            <w:rFonts w:ascii="Times New Roman" w:hAnsi="Times New Roman" w:cs="Times New Roman"/>
          </w:rPr>
          <w:delText xml:space="preserve">Brunel </w:delText>
        </w:r>
      </w:del>
      <w:ins w:id="1" w:author="Tiphanie Raffegeau" w:date="2019-09-11T12:11:00Z">
        <w:r w:rsidR="00E3032F">
          <w:rPr>
            <w:rFonts w:ascii="Times New Roman" w:hAnsi="Times New Roman" w:cs="Times New Roman"/>
          </w:rPr>
          <w:t xml:space="preserve">Exeter </w:t>
        </w:r>
      </w:ins>
      <w:r w:rsidR="00734532">
        <w:rPr>
          <w:rFonts w:ascii="Times New Roman" w:hAnsi="Times New Roman" w:cs="Times New Roman"/>
        </w:rPr>
        <w:t>University, Department of</w:t>
      </w:r>
      <w:del w:id="2" w:author="Tiphanie Raffegeau" w:date="2019-09-11T12:11:00Z">
        <w:r w:rsidR="00734532" w:rsidDel="00E3032F">
          <w:rPr>
            <w:rFonts w:ascii="Times New Roman" w:hAnsi="Times New Roman" w:cs="Times New Roman"/>
          </w:rPr>
          <w:delText xml:space="preserve"> Clinical Sciences</w:delText>
        </w:r>
      </w:del>
      <w:r w:rsidR="00734532">
        <w:rPr>
          <w:rFonts w:ascii="Times New Roman" w:hAnsi="Times New Roman" w:cs="Times New Roman"/>
        </w:rPr>
        <w:t xml:space="preserve">, </w:t>
      </w:r>
      <w:del w:id="3" w:author="Tiphanie Raffegeau" w:date="2019-09-11T12:11:00Z">
        <w:r w:rsidR="00734532" w:rsidDel="00E3032F">
          <w:rPr>
            <w:rFonts w:ascii="Times New Roman" w:hAnsi="Times New Roman" w:cs="Times New Roman"/>
          </w:rPr>
          <w:delText xml:space="preserve">London, </w:delText>
        </w:r>
      </w:del>
      <w:r w:rsidR="00734532">
        <w:rPr>
          <w:rFonts w:ascii="Times New Roman" w:hAnsi="Times New Roman" w:cs="Times New Roman"/>
        </w:rPr>
        <w:t>United Kingdom</w:t>
      </w:r>
    </w:p>
    <w:p w14:paraId="049155A7" w14:textId="77777777" w:rsidR="001F7ED1" w:rsidRDefault="001F7ED1" w:rsidP="00F5539A">
      <w:pPr>
        <w:ind w:left="360"/>
        <w:jc w:val="center"/>
        <w:rPr>
          <w:rFonts w:ascii="Times New Roman" w:hAnsi="Times New Roman" w:cs="Times New Roman"/>
          <w:vertAlign w:val="superscript"/>
        </w:rPr>
      </w:pPr>
    </w:p>
    <w:p w14:paraId="37F57B5B" w14:textId="2EEE3C70" w:rsidR="00765954" w:rsidRPr="00F5539A" w:rsidRDefault="001F7ED1" w:rsidP="00F5539A">
      <w:pPr>
        <w:ind w:left="360"/>
        <w:jc w:val="center"/>
        <w:rPr>
          <w:rFonts w:ascii="Times New Roman" w:hAnsi="Times New Roman" w:cs="Times New Roman"/>
        </w:rPr>
      </w:pPr>
      <w:r w:rsidRPr="00F5539A">
        <w:rPr>
          <w:rFonts w:ascii="Times New Roman" w:hAnsi="Times New Roman" w:cs="Times New Roman"/>
          <w:vertAlign w:val="superscript"/>
        </w:rPr>
        <w:t>*</w:t>
      </w:r>
      <w:r w:rsidR="00765954" w:rsidRPr="00F5539A">
        <w:rPr>
          <w:rFonts w:ascii="Times New Roman" w:hAnsi="Times New Roman" w:cs="Times New Roman"/>
        </w:rPr>
        <w:t>Co-senior authors</w:t>
      </w:r>
    </w:p>
    <w:p w14:paraId="2E3190BF" w14:textId="77777777" w:rsidR="00734532" w:rsidRDefault="00734532" w:rsidP="00734532">
      <w:pPr>
        <w:rPr>
          <w:rFonts w:ascii="Times New Roman" w:hAnsi="Times New Roman" w:cs="Times New Roman"/>
        </w:rPr>
      </w:pPr>
    </w:p>
    <w:p w14:paraId="3E8AB658" w14:textId="77777777" w:rsidR="00734532" w:rsidRPr="00734532" w:rsidRDefault="00734532" w:rsidP="007F6F61">
      <w:pPr>
        <w:jc w:val="center"/>
        <w:rPr>
          <w:rFonts w:ascii="Times New Roman" w:hAnsi="Times New Roman" w:cs="Times New Roman"/>
        </w:rPr>
      </w:pPr>
    </w:p>
    <w:p w14:paraId="6A822854" w14:textId="77777777" w:rsidR="00734532" w:rsidRDefault="00734532" w:rsidP="007F6F61">
      <w:pPr>
        <w:jc w:val="center"/>
        <w:rPr>
          <w:rFonts w:ascii="Times New Roman" w:hAnsi="Times New Roman" w:cs="Times New Roman"/>
          <w:i/>
        </w:rPr>
      </w:pPr>
    </w:p>
    <w:p w14:paraId="1E5220F8" w14:textId="77777777" w:rsidR="00734532" w:rsidRDefault="00734532" w:rsidP="007F6F61">
      <w:pPr>
        <w:jc w:val="center"/>
        <w:rPr>
          <w:rFonts w:ascii="Times New Roman" w:hAnsi="Times New Roman" w:cs="Times New Roman"/>
          <w:i/>
        </w:rPr>
      </w:pPr>
    </w:p>
    <w:p w14:paraId="4FC786A3" w14:textId="77777777" w:rsidR="00313933" w:rsidRDefault="00313933" w:rsidP="007F6F61">
      <w:pPr>
        <w:jc w:val="center"/>
        <w:rPr>
          <w:rFonts w:ascii="Times New Roman" w:hAnsi="Times New Roman" w:cs="Times New Roman"/>
          <w:i/>
        </w:rPr>
      </w:pPr>
    </w:p>
    <w:p w14:paraId="3484EC10" w14:textId="77777777" w:rsidR="00313933" w:rsidRDefault="00313933" w:rsidP="007F6F61">
      <w:pPr>
        <w:jc w:val="center"/>
        <w:rPr>
          <w:rFonts w:ascii="Times New Roman" w:hAnsi="Times New Roman" w:cs="Times New Roman"/>
          <w:i/>
        </w:rPr>
      </w:pPr>
    </w:p>
    <w:p w14:paraId="6A60FB46" w14:textId="77777777" w:rsidR="00313933" w:rsidRDefault="00313933" w:rsidP="00313933">
      <w:pPr>
        <w:rPr>
          <w:rFonts w:ascii="Times New Roman" w:hAnsi="Times New Roman" w:cs="Times New Roman"/>
        </w:rPr>
      </w:pPr>
    </w:p>
    <w:p w14:paraId="4DFDBE31" w14:textId="77777777" w:rsidR="00313933" w:rsidRDefault="00313933" w:rsidP="00313933">
      <w:pPr>
        <w:rPr>
          <w:rFonts w:ascii="Times New Roman" w:hAnsi="Times New Roman" w:cs="Times New Roman"/>
        </w:rPr>
      </w:pPr>
    </w:p>
    <w:p w14:paraId="1A764415" w14:textId="77777777" w:rsidR="00313933" w:rsidRDefault="00313933" w:rsidP="00313933">
      <w:pPr>
        <w:rPr>
          <w:rFonts w:ascii="Times New Roman" w:hAnsi="Times New Roman" w:cs="Times New Roman"/>
        </w:rPr>
      </w:pPr>
    </w:p>
    <w:p w14:paraId="461E8AC8" w14:textId="77777777" w:rsidR="00313933" w:rsidRDefault="00313933" w:rsidP="00313933">
      <w:pPr>
        <w:rPr>
          <w:rFonts w:ascii="Times New Roman" w:hAnsi="Times New Roman" w:cs="Times New Roman"/>
        </w:rPr>
      </w:pPr>
    </w:p>
    <w:p w14:paraId="1CBEFA7E" w14:textId="77777777" w:rsidR="00313933" w:rsidRDefault="00313933" w:rsidP="00313933">
      <w:pPr>
        <w:rPr>
          <w:rFonts w:ascii="Times New Roman" w:hAnsi="Times New Roman" w:cs="Times New Roman"/>
        </w:rPr>
      </w:pPr>
    </w:p>
    <w:p w14:paraId="659C7376" w14:textId="77777777" w:rsidR="00313933" w:rsidRDefault="00313933" w:rsidP="00313933">
      <w:pPr>
        <w:rPr>
          <w:rFonts w:ascii="Times New Roman" w:hAnsi="Times New Roman" w:cs="Times New Roman"/>
        </w:rPr>
      </w:pPr>
    </w:p>
    <w:p w14:paraId="2E7376AC" w14:textId="77777777" w:rsidR="00313933" w:rsidRDefault="00313933" w:rsidP="00313933">
      <w:pPr>
        <w:rPr>
          <w:rFonts w:ascii="Times New Roman" w:hAnsi="Times New Roman" w:cs="Times New Roman"/>
        </w:rPr>
      </w:pPr>
    </w:p>
    <w:p w14:paraId="1E9C8020" w14:textId="77777777" w:rsidR="00313933" w:rsidRDefault="00313933" w:rsidP="00313933">
      <w:pPr>
        <w:rPr>
          <w:rFonts w:ascii="Times New Roman" w:hAnsi="Times New Roman" w:cs="Times New Roman"/>
        </w:rPr>
      </w:pPr>
    </w:p>
    <w:p w14:paraId="74EC04B8" w14:textId="77777777" w:rsidR="00313933" w:rsidRDefault="00313933" w:rsidP="00313933">
      <w:pPr>
        <w:rPr>
          <w:rFonts w:ascii="Times New Roman" w:hAnsi="Times New Roman" w:cs="Times New Roman"/>
        </w:rPr>
      </w:pPr>
    </w:p>
    <w:p w14:paraId="1D7DF06C" w14:textId="77777777" w:rsidR="00313933" w:rsidRDefault="00313933" w:rsidP="00313933">
      <w:pPr>
        <w:rPr>
          <w:rFonts w:ascii="Times New Roman" w:hAnsi="Times New Roman" w:cs="Times New Roman"/>
        </w:rPr>
      </w:pPr>
      <w:r w:rsidRPr="00313933">
        <w:rPr>
          <w:rFonts w:ascii="Times New Roman" w:hAnsi="Times New Roman" w:cs="Times New Roman"/>
        </w:rPr>
        <w:t xml:space="preserve">Corresponding Author: </w:t>
      </w:r>
    </w:p>
    <w:p w14:paraId="037D102B" w14:textId="77777777" w:rsidR="00313933" w:rsidRDefault="00313933" w:rsidP="00313933">
      <w:pPr>
        <w:rPr>
          <w:rFonts w:ascii="Times New Roman" w:hAnsi="Times New Roman" w:cs="Times New Roman"/>
        </w:rPr>
      </w:pPr>
      <w:r>
        <w:rPr>
          <w:rFonts w:ascii="Times New Roman" w:hAnsi="Times New Roman" w:cs="Times New Roman"/>
        </w:rPr>
        <w:t>Tiphanie E Raffegeau, PhD</w:t>
      </w:r>
    </w:p>
    <w:p w14:paraId="6FE1E62F" w14:textId="6A82C816" w:rsidR="00313933" w:rsidRDefault="00313933" w:rsidP="00313933">
      <w:pPr>
        <w:rPr>
          <w:rFonts w:ascii="Times New Roman" w:hAnsi="Times New Roman" w:cs="Times New Roman"/>
        </w:rPr>
      </w:pPr>
      <w:r>
        <w:rPr>
          <w:rFonts w:ascii="Times New Roman" w:hAnsi="Times New Roman" w:cs="Times New Roman"/>
        </w:rPr>
        <w:t>383 Colorow Dr</w:t>
      </w:r>
      <w:r w:rsidR="009D43AC">
        <w:rPr>
          <w:rFonts w:ascii="Times New Roman" w:hAnsi="Times New Roman" w:cs="Times New Roman"/>
        </w:rPr>
        <w:t>ive</w:t>
      </w:r>
      <w:r w:rsidR="00001C7C">
        <w:rPr>
          <w:rFonts w:ascii="Times New Roman" w:hAnsi="Times New Roman" w:cs="Times New Roman"/>
        </w:rPr>
        <w:t>, Box #6</w:t>
      </w:r>
    </w:p>
    <w:p w14:paraId="48488B7D" w14:textId="77777777" w:rsidR="00313933" w:rsidRDefault="00313933" w:rsidP="00313933">
      <w:pPr>
        <w:rPr>
          <w:rFonts w:ascii="Times New Roman" w:hAnsi="Times New Roman" w:cs="Times New Roman"/>
        </w:rPr>
      </w:pPr>
      <w:r>
        <w:rPr>
          <w:rFonts w:ascii="Times New Roman" w:hAnsi="Times New Roman" w:cs="Times New Roman"/>
        </w:rPr>
        <w:t>Salt Lake City, UT 84108</w:t>
      </w:r>
    </w:p>
    <w:p w14:paraId="221C2256" w14:textId="77777777" w:rsidR="00313933" w:rsidRDefault="0096026A" w:rsidP="00313933">
      <w:pPr>
        <w:rPr>
          <w:rFonts w:ascii="Times New Roman" w:hAnsi="Times New Roman" w:cs="Times New Roman"/>
        </w:rPr>
      </w:pPr>
      <w:hyperlink r:id="rId8" w:history="1">
        <w:r w:rsidR="00313933" w:rsidRPr="00775C1A">
          <w:rPr>
            <w:rStyle w:val="Hyperlink"/>
            <w:rFonts w:ascii="Times New Roman" w:hAnsi="Times New Roman" w:cs="Times New Roman"/>
          </w:rPr>
          <w:t>tiphanie.raffegeau@utah.edu</w:t>
        </w:r>
      </w:hyperlink>
    </w:p>
    <w:p w14:paraId="2C5E149C" w14:textId="77777777" w:rsidR="00313933" w:rsidRPr="00313933" w:rsidRDefault="00313933" w:rsidP="00313933">
      <w:pPr>
        <w:rPr>
          <w:rFonts w:ascii="Times New Roman" w:hAnsi="Times New Roman" w:cs="Times New Roman"/>
        </w:rPr>
      </w:pPr>
      <w:r>
        <w:rPr>
          <w:rFonts w:ascii="Times New Roman" w:hAnsi="Times New Roman" w:cs="Times New Roman"/>
        </w:rPr>
        <w:t xml:space="preserve">twitter: @raffegeau </w:t>
      </w:r>
    </w:p>
    <w:p w14:paraId="30497692" w14:textId="77777777" w:rsidR="00313933" w:rsidRDefault="00313933">
      <w:pPr>
        <w:rPr>
          <w:rFonts w:ascii="Times New Roman" w:hAnsi="Times New Roman" w:cs="Times New Roman"/>
        </w:rPr>
      </w:pPr>
      <w:r>
        <w:rPr>
          <w:rFonts w:ascii="Times New Roman" w:hAnsi="Times New Roman" w:cs="Times New Roman"/>
        </w:rPr>
        <w:br w:type="page"/>
      </w:r>
    </w:p>
    <w:p w14:paraId="6B96314A" w14:textId="0A7A37DE" w:rsidR="00305C56" w:rsidRDefault="00305C56" w:rsidP="00305C56">
      <w:pPr>
        <w:rPr>
          <w:ins w:id="4" w:author="Tiphanie Raffegeau" w:date="2019-09-11T13:09:00Z"/>
          <w:rFonts w:ascii="Times New Roman" w:hAnsi="Times New Roman" w:cs="Times New Roman"/>
        </w:rPr>
      </w:pPr>
      <w:ins w:id="5" w:author="Tiphanie Raffegeau" w:date="2019-09-11T13:09:00Z">
        <w:r>
          <w:rPr>
            <w:rFonts w:ascii="Times New Roman" w:hAnsi="Times New Roman" w:cs="Times New Roman"/>
          </w:rPr>
          <w:lastRenderedPageBreak/>
          <w:t xml:space="preserve">Abstract (250 words, currently </w:t>
        </w:r>
      </w:ins>
      <w:ins w:id="6" w:author="Tiphanie Raffegeau" w:date="2019-09-11T13:56:00Z">
        <w:r w:rsidR="009E0D62">
          <w:rPr>
            <w:rFonts w:ascii="Times New Roman" w:hAnsi="Times New Roman" w:cs="Times New Roman"/>
          </w:rPr>
          <w:t>27</w:t>
        </w:r>
      </w:ins>
      <w:ins w:id="7" w:author="Tiphanie Raffegeau" w:date="2019-09-11T14:02:00Z">
        <w:r w:rsidR="001B74A9">
          <w:rPr>
            <w:rFonts w:ascii="Times New Roman" w:hAnsi="Times New Roman" w:cs="Times New Roman"/>
          </w:rPr>
          <w:t>1</w:t>
        </w:r>
      </w:ins>
      <w:ins w:id="8" w:author="Tiphanie Raffegeau" w:date="2019-09-11T13:09:00Z">
        <w:r>
          <w:rPr>
            <w:rFonts w:ascii="Times New Roman" w:hAnsi="Times New Roman" w:cs="Times New Roman"/>
          </w:rPr>
          <w:t xml:space="preserve"> words): </w:t>
        </w:r>
      </w:ins>
      <w:ins w:id="9" w:author="Tiphanie Raffegeau" w:date="2019-09-11T14:00:00Z">
        <w:r w:rsidR="009E0D62">
          <w:rPr>
            <w:rFonts w:ascii="Times New Roman" w:hAnsi="Times New Roman" w:cs="Times New Roman"/>
          </w:rPr>
          <w:t>Our aim</w:t>
        </w:r>
      </w:ins>
      <w:ins w:id="10" w:author="Tiphanie Raffegeau" w:date="2019-09-11T13:09:00Z">
        <w:r>
          <w:rPr>
            <w:rFonts w:ascii="Times New Roman" w:hAnsi="Times New Roman" w:cs="Times New Roman"/>
          </w:rPr>
          <w:t xml:space="preserve"> was to determine the efficacy of a virtual reality (VR) height illusion for eliciting mobility-related anxiety in healthy adults during turning. A secondary aim was to determine if the effect of mobility-related anxiety diminished across time spent in the VR environment. Ten participants </w:t>
        </w:r>
        <w:r w:rsidRPr="00DC4116">
          <w:rPr>
            <w:rFonts w:ascii="Times New Roman" w:hAnsi="Times New Roman" w:cs="Times New Roman"/>
          </w:rPr>
          <w:t>(</w:t>
        </w:r>
        <w:r w:rsidRPr="003A704A">
          <w:rPr>
            <w:rFonts w:ascii="Times New Roman" w:hAnsi="Times New Roman" w:cs="Times New Roman"/>
            <w:i/>
            <w:noProof/>
          </w:rPr>
          <w:t xml:space="preserve">M </w:t>
        </w:r>
        <w:r>
          <w:rPr>
            <w:rFonts w:ascii="Times New Roman" w:hAnsi="Times New Roman" w:cs="Times New Roman"/>
            <w:noProof/>
          </w:rPr>
          <w:t>age = 28</w:t>
        </w:r>
        <w:r w:rsidRPr="003A704A">
          <w:rPr>
            <w:rFonts w:ascii="Times New Roman" w:hAnsi="Times New Roman" w:cs="Times New Roman"/>
            <w:noProof/>
          </w:rPr>
          <w:t>.5</w:t>
        </w:r>
        <w:r w:rsidRPr="003A704A">
          <w:rPr>
            <w:rFonts w:ascii="Times New Roman" w:hAnsi="Times New Roman" w:cs="Times New Roman"/>
            <w:i/>
            <w:noProof/>
          </w:rPr>
          <w:t xml:space="preserve"> </w:t>
        </w:r>
        <w:r w:rsidRPr="003A704A">
          <w:rPr>
            <w:rFonts w:ascii="Times New Roman" w:hAnsi="Times New Roman" w:cs="Times New Roman"/>
            <w:noProof/>
            <w:u w:val="single"/>
          </w:rPr>
          <w:t>+</w:t>
        </w:r>
        <w:r w:rsidRPr="003A704A">
          <w:rPr>
            <w:rFonts w:ascii="Times New Roman" w:hAnsi="Times New Roman" w:cs="Times New Roman"/>
            <w:noProof/>
          </w:rPr>
          <w:t xml:space="preserve"> </w:t>
        </w:r>
        <w:r>
          <w:rPr>
            <w:rFonts w:ascii="Times New Roman" w:hAnsi="Times New Roman" w:cs="Times New Roman"/>
            <w:noProof/>
          </w:rPr>
          <w:t>8.5</w:t>
        </w:r>
        <w:r w:rsidRPr="003A704A">
          <w:rPr>
            <w:rFonts w:ascii="Times New Roman" w:hAnsi="Times New Roman" w:cs="Times New Roman"/>
          </w:rPr>
          <w:t xml:space="preserve"> years</w:t>
        </w:r>
        <w:r>
          <w:rPr>
            <w:rFonts w:ascii="Times New Roman" w:hAnsi="Times New Roman" w:cs="Times New Roman"/>
          </w:rPr>
          <w:t>, five women</w:t>
        </w:r>
        <w:r w:rsidRPr="00DC4116">
          <w:rPr>
            <w:rFonts w:ascii="Times New Roman" w:hAnsi="Times New Roman" w:cs="Times New Roman"/>
          </w:rPr>
          <w:t>)</w:t>
        </w:r>
        <w:r>
          <w:rPr>
            <w:rFonts w:ascii="Times New Roman" w:hAnsi="Times New Roman" w:cs="Times New Roman"/>
          </w:rPr>
          <w:t xml:space="preserve"> turned at self-selected and fast speeds on a 2.2 m long walkway in two simulated environments: (1) ground </w:t>
        </w:r>
        <w:r w:rsidR="009E0D62">
          <w:rPr>
            <w:rFonts w:ascii="Times New Roman" w:hAnsi="Times New Roman" w:cs="Times New Roman"/>
          </w:rPr>
          <w:t xml:space="preserve">elevation, </w:t>
        </w:r>
        <w:r>
          <w:rPr>
            <w:rFonts w:ascii="Times New Roman" w:hAnsi="Times New Roman" w:cs="Times New Roman"/>
          </w:rPr>
          <w:t>(2) high elevation, 15 meters above ground. Portable sensors measured peak turning velocity at the lumbar spine. Between blocks trials, participants rated their cognitive (i.e. worry) and somatic (i.e. tension) anxiety, confidence, and mental effort. Results showed a significant Height × Speed × Trial interaction (</w:t>
        </w:r>
        <w:r w:rsidRPr="0006633A">
          <w:rPr>
            <w:rFonts w:ascii="Times New Roman" w:hAnsi="Times New Roman" w:cs="Times New Roman"/>
            <w:i/>
          </w:rPr>
          <w:t>p</w:t>
        </w:r>
        <w:r>
          <w:rPr>
            <w:rFonts w:ascii="Times New Roman" w:hAnsi="Times New Roman" w:cs="Times New Roman"/>
          </w:rPr>
          <w:t xml:space="preserve"> = 0.013) for peak turning velocity. At low elevation, the effect of Trial was negative, but not significant (</w:t>
        </w:r>
        <w:r w:rsidRPr="00D35ED9">
          <w:rPr>
            <w:rFonts w:ascii="Times New Roman" w:hAnsi="Times New Roman" w:cs="Times New Roman"/>
            <w:i/>
          </w:rPr>
          <w:t>p</w:t>
        </w:r>
        <w:r>
          <w:rPr>
            <w:rFonts w:ascii="Times New Roman" w:hAnsi="Times New Roman" w:cs="Times New Roman"/>
          </w:rPr>
          <w:t xml:space="preserve"> = 0.381), but at high elevation, the effect of Trial (</w:t>
        </w:r>
        <w:r w:rsidRPr="00D35ED9">
          <w:rPr>
            <w:rFonts w:ascii="Times New Roman" w:hAnsi="Times New Roman" w:cs="Times New Roman"/>
            <w:i/>
          </w:rPr>
          <w:t>p</w:t>
        </w:r>
        <w:r>
          <w:rPr>
            <w:rFonts w:ascii="Times New Roman" w:hAnsi="Times New Roman" w:cs="Times New Roman"/>
          </w:rPr>
          <w:t xml:space="preserve"> = 0.001) was positive and significant, </w:t>
        </w:r>
      </w:ins>
      <w:ins w:id="11" w:author="Tiphanie Raffegeau" w:date="2019-09-11T13:53:00Z">
        <w:r w:rsidR="009E0D62">
          <w:rPr>
            <w:rFonts w:ascii="Times New Roman" w:hAnsi="Times New Roman" w:cs="Times New Roman"/>
          </w:rPr>
          <w:t>showing people</w:t>
        </w:r>
      </w:ins>
      <w:ins w:id="12" w:author="Tiphanie Raffegeau" w:date="2019-09-11T13:09:00Z">
        <w:r>
          <w:rPr>
            <w:rFonts w:ascii="Times New Roman" w:hAnsi="Times New Roman" w:cs="Times New Roman"/>
          </w:rPr>
          <w:t xml:space="preserve"> increase their turning speed with added trials</w:t>
        </w:r>
      </w:ins>
      <w:ins w:id="13" w:author="Tiphanie Raffegeau" w:date="2019-09-11T13:54:00Z">
        <w:r w:rsidR="009E0D62">
          <w:rPr>
            <w:rFonts w:ascii="Times New Roman" w:hAnsi="Times New Roman" w:cs="Times New Roman"/>
          </w:rPr>
          <w:t xml:space="preserve"> on average</w:t>
        </w:r>
      </w:ins>
      <w:ins w:id="14" w:author="Tiphanie Raffegeau" w:date="2019-09-11T13:09:00Z">
        <w:r>
          <w:rPr>
            <w:rFonts w:ascii="Times New Roman" w:hAnsi="Times New Roman" w:cs="Times New Roman"/>
          </w:rPr>
          <w:t xml:space="preserve">. </w:t>
        </w:r>
        <w:commentRangeStart w:id="15"/>
        <w:r>
          <w:rPr>
            <w:rFonts w:ascii="Times New Roman" w:hAnsi="Times New Roman" w:cs="Times New Roman"/>
          </w:rPr>
          <w:t>At self-selected speeds, no effect</w:t>
        </w:r>
      </w:ins>
      <w:ins w:id="16" w:author="Tiphanie Raffegeau" w:date="2019-09-11T13:55:00Z">
        <w:r w:rsidR="009E0D62">
          <w:rPr>
            <w:rFonts w:ascii="Times New Roman" w:hAnsi="Times New Roman" w:cs="Times New Roman"/>
          </w:rPr>
          <w:t xml:space="preserve">s were revealed (all </w:t>
        </w:r>
      </w:ins>
      <w:ins w:id="17" w:author="Tiphanie Raffegeau" w:date="2019-09-11T13:09:00Z">
        <w:r w:rsidRPr="0006633A">
          <w:rPr>
            <w:rFonts w:ascii="Times New Roman" w:hAnsi="Times New Roman" w:cs="Times New Roman"/>
            <w:i/>
          </w:rPr>
          <w:t>p</w:t>
        </w:r>
        <w:r>
          <w:rPr>
            <w:rFonts w:ascii="Times New Roman" w:hAnsi="Times New Roman" w:cs="Times New Roman"/>
          </w:rPr>
          <w:t xml:space="preserve"> </w:t>
        </w:r>
      </w:ins>
      <w:ins w:id="18" w:author="Tiphanie Raffegeau" w:date="2019-09-11T13:56:00Z">
        <w:r w:rsidR="009E0D62">
          <w:rPr>
            <w:rFonts w:ascii="Times New Roman" w:hAnsi="Times New Roman" w:cs="Times New Roman"/>
          </w:rPr>
          <w:t xml:space="preserve">&gt; </w:t>
        </w:r>
      </w:ins>
      <w:ins w:id="19" w:author="Tiphanie Raffegeau" w:date="2019-09-11T13:09:00Z">
        <w:r>
          <w:rPr>
            <w:rFonts w:ascii="Times New Roman" w:hAnsi="Times New Roman" w:cs="Times New Roman"/>
          </w:rPr>
          <w:t>0.188).</w:t>
        </w:r>
        <w:commentRangeEnd w:id="15"/>
        <w:r>
          <w:rPr>
            <w:rStyle w:val="CommentReference"/>
          </w:rPr>
          <w:commentReference w:id="15"/>
        </w:r>
        <w:r w:rsidR="009E0D62">
          <w:rPr>
            <w:rFonts w:ascii="Times New Roman" w:hAnsi="Times New Roman" w:cs="Times New Roman"/>
          </w:rPr>
          <w:t xml:space="preserve"> A</w:t>
        </w:r>
        <w:r>
          <w:rPr>
            <w:rFonts w:ascii="Times New Roman" w:hAnsi="Times New Roman" w:cs="Times New Roman"/>
          </w:rPr>
          <w:t>t fast speeds the effect of Height was significant, but not Trial (</w:t>
        </w:r>
        <w:r w:rsidRPr="00C55DFF">
          <w:rPr>
            <w:rFonts w:ascii="Times New Roman" w:hAnsi="Times New Roman" w:cs="Times New Roman"/>
            <w:i/>
          </w:rPr>
          <w:t>p</w:t>
        </w:r>
        <w:r>
          <w:rPr>
            <w:rFonts w:ascii="Times New Roman" w:hAnsi="Times New Roman" w:cs="Times New Roman"/>
          </w:rPr>
          <w:t xml:space="preserve"> = 0.270), or the Trial × Height interaction (</w:t>
        </w:r>
        <w:r w:rsidRPr="00C55DFF">
          <w:rPr>
            <w:rFonts w:ascii="Times New Roman" w:hAnsi="Times New Roman" w:cs="Times New Roman"/>
            <w:i/>
          </w:rPr>
          <w:t>p</w:t>
        </w:r>
        <w:r>
          <w:rPr>
            <w:rFonts w:ascii="Times New Roman" w:hAnsi="Times New Roman" w:cs="Times New Roman"/>
          </w:rPr>
          <w:t xml:space="preserve"> = 0.092).</w:t>
        </w:r>
        <w:r w:rsidRPr="00A20AF4">
          <w:rPr>
            <w:rFonts w:ascii="Times New Roman" w:hAnsi="Times New Roman" w:cs="Times New Roman"/>
          </w:rPr>
          <w:t xml:space="preserve"> </w:t>
        </w:r>
      </w:ins>
      <w:ins w:id="20" w:author="Tiphanie Raffegeau" w:date="2019-09-11T14:03:00Z">
        <w:r w:rsidR="001B74A9">
          <w:rPr>
            <w:rFonts w:ascii="Times New Roman" w:hAnsi="Times New Roman" w:cs="Times New Roman"/>
          </w:rPr>
          <w:t>O</w:t>
        </w:r>
      </w:ins>
      <w:ins w:id="21" w:author="Tiphanie Raffegeau" w:date="2019-09-11T13:09:00Z">
        <w:r>
          <w:rPr>
            <w:rFonts w:ascii="Times New Roman" w:hAnsi="Times New Roman" w:cs="Times New Roman"/>
          </w:rPr>
          <w:t>n average, the virtual height illusion attenuates peak turning velocity</w:t>
        </w:r>
      </w:ins>
      <w:ins w:id="22" w:author="Tiphanie Raffegeau" w:date="2019-09-11T14:02:00Z">
        <w:r w:rsidR="009E0D62">
          <w:rPr>
            <w:rFonts w:ascii="Times New Roman" w:hAnsi="Times New Roman" w:cs="Times New Roman"/>
          </w:rPr>
          <w:t>, especially at fast speeds</w:t>
        </w:r>
      </w:ins>
      <w:ins w:id="23" w:author="Tiphanie Raffegeau" w:date="2019-09-11T13:09:00Z">
        <w:r>
          <w:rPr>
            <w:rFonts w:ascii="Times New Roman" w:hAnsi="Times New Roman" w:cs="Times New Roman"/>
          </w:rPr>
          <w:t xml:space="preserve">. </w:t>
        </w:r>
      </w:ins>
      <w:ins w:id="24" w:author="Tiphanie Raffegeau" w:date="2019-09-11T14:02:00Z">
        <w:r w:rsidR="009E0D62">
          <w:rPr>
            <w:rFonts w:ascii="Times New Roman" w:hAnsi="Times New Roman" w:cs="Times New Roman"/>
          </w:rPr>
          <w:t>I</w:t>
        </w:r>
      </w:ins>
      <w:ins w:id="25" w:author="Tiphanie Raffegeau" w:date="2019-09-11T13:09:00Z">
        <w:r>
          <w:rPr>
            <w:rFonts w:ascii="Times New Roman" w:hAnsi="Times New Roman" w:cs="Times New Roman"/>
          </w:rPr>
          <w:t>n the high elevation</w:t>
        </w:r>
      </w:ins>
      <w:ins w:id="26" w:author="Tiphanie Raffegeau" w:date="2019-09-11T14:02:00Z">
        <w:r w:rsidR="009E0D62">
          <w:rPr>
            <w:rFonts w:ascii="Times New Roman" w:hAnsi="Times New Roman" w:cs="Times New Roman"/>
          </w:rPr>
          <w:t>, participants</w:t>
        </w:r>
      </w:ins>
      <w:ins w:id="27" w:author="Tiphanie Raffegeau" w:date="2019-09-11T13:09:00Z">
        <w:r>
          <w:rPr>
            <w:rFonts w:ascii="Times New Roman" w:hAnsi="Times New Roman" w:cs="Times New Roman"/>
          </w:rPr>
          <w:t xml:space="preserve"> reported greater levels of </w:t>
        </w:r>
        <w:r w:rsidRPr="00375C6F">
          <w:rPr>
            <w:rFonts w:ascii="Times New Roman" w:hAnsi="Times New Roman" w:cs="Times New Roman"/>
          </w:rPr>
          <w:t xml:space="preserve">cognitive </w:t>
        </w:r>
        <w:r>
          <w:rPr>
            <w:rFonts w:ascii="Times New Roman" w:hAnsi="Times New Roman" w:cs="Times New Roman"/>
          </w:rPr>
          <w:t>(</w:t>
        </w:r>
        <w:r w:rsidRPr="00375C6F">
          <w:rPr>
            <w:rFonts w:ascii="Times New Roman" w:hAnsi="Times New Roman" w:cs="Times New Roman"/>
            <w:i/>
          </w:rPr>
          <w:t>p</w:t>
        </w:r>
        <w:r w:rsidRPr="00375C6F">
          <w:rPr>
            <w:rFonts w:ascii="Times New Roman" w:hAnsi="Times New Roman" w:cs="Times New Roman"/>
          </w:rPr>
          <w:t xml:space="preserve"> = 0.008)</w:t>
        </w:r>
        <w:r>
          <w:rPr>
            <w:rFonts w:ascii="Times New Roman" w:hAnsi="Times New Roman" w:cs="Times New Roman"/>
          </w:rPr>
          <w:t xml:space="preserve"> and </w:t>
        </w:r>
        <w:r w:rsidRPr="00375C6F">
          <w:rPr>
            <w:rFonts w:ascii="Times New Roman" w:hAnsi="Times New Roman" w:cs="Times New Roman"/>
          </w:rPr>
          <w:t>somatic anxiety (</w:t>
        </w:r>
        <w:r w:rsidRPr="00375C6F">
          <w:rPr>
            <w:rFonts w:ascii="Times New Roman" w:hAnsi="Times New Roman" w:cs="Times New Roman"/>
            <w:i/>
          </w:rPr>
          <w:t>p</w:t>
        </w:r>
        <w:r w:rsidRPr="00375C6F">
          <w:rPr>
            <w:rFonts w:ascii="Times New Roman" w:hAnsi="Times New Roman" w:cs="Times New Roman"/>
          </w:rPr>
          <w:t xml:space="preserve"> </w:t>
        </w:r>
        <w:r>
          <w:rPr>
            <w:rFonts w:ascii="Times New Roman" w:hAnsi="Times New Roman" w:cs="Times New Roman"/>
          </w:rPr>
          <w:t>=</w:t>
        </w:r>
        <w:r w:rsidRPr="00375C6F">
          <w:rPr>
            <w:rFonts w:ascii="Times New Roman" w:hAnsi="Times New Roman" w:cs="Times New Roman"/>
          </w:rPr>
          <w:t xml:space="preserve"> 0.00</w:t>
        </w:r>
        <w:r>
          <w:rPr>
            <w:rFonts w:ascii="Times New Roman" w:hAnsi="Times New Roman" w:cs="Times New Roman"/>
          </w:rPr>
          <w:t>7),</w:t>
        </w:r>
        <w:r w:rsidRPr="00A20AF4">
          <w:rPr>
            <w:rFonts w:ascii="Times New Roman" w:hAnsi="Times New Roman" w:cs="Times New Roman"/>
          </w:rPr>
          <w:t xml:space="preserve"> </w:t>
        </w:r>
        <w:r>
          <w:rPr>
            <w:rFonts w:ascii="Times New Roman" w:hAnsi="Times New Roman" w:cs="Times New Roman"/>
          </w:rPr>
          <w:t>reduced confidence (</w:t>
        </w:r>
        <w:r>
          <w:rPr>
            <w:rFonts w:ascii="Times New Roman" w:hAnsi="Times New Roman" w:cs="Times New Roman"/>
            <w:i/>
          </w:rPr>
          <w:t xml:space="preserve">p </w:t>
        </w:r>
        <w:r>
          <w:rPr>
            <w:rFonts w:ascii="Times New Roman" w:hAnsi="Times New Roman" w:cs="Times New Roman"/>
          </w:rPr>
          <w:t>= 0.021), and greater mental effort (</w:t>
        </w:r>
        <w:r w:rsidRPr="0006633A">
          <w:rPr>
            <w:rFonts w:ascii="Times New Roman" w:hAnsi="Times New Roman" w:cs="Times New Roman"/>
            <w:i/>
          </w:rPr>
          <w:t>p</w:t>
        </w:r>
        <w:r>
          <w:rPr>
            <w:rFonts w:ascii="Times New Roman" w:hAnsi="Times New Roman" w:cs="Times New Roman"/>
          </w:rPr>
          <w:t xml:space="preserve"> &lt; 0.001) compare</w:t>
        </w:r>
      </w:ins>
      <w:ins w:id="28" w:author="Tiphanie Raffegeau" w:date="2019-09-11T13:53:00Z">
        <w:r w:rsidR="00600363">
          <w:rPr>
            <w:rFonts w:ascii="Times New Roman" w:hAnsi="Times New Roman" w:cs="Times New Roman"/>
          </w:rPr>
          <w:t>d</w:t>
        </w:r>
      </w:ins>
      <w:ins w:id="29" w:author="Tiphanie Raffegeau" w:date="2019-09-11T13:09:00Z">
        <w:r>
          <w:rPr>
            <w:rFonts w:ascii="Times New Roman" w:hAnsi="Times New Roman" w:cs="Times New Roman"/>
          </w:rPr>
          <w:t xml:space="preserve"> to the low elevation. VR shows promise for inducing mobility-related anxiety safely during dynamic motor tasks and</w:t>
        </w:r>
      </w:ins>
      <w:ins w:id="30" w:author="Tiphanie Raffegeau" w:date="2019-09-11T13:53:00Z">
        <w:r w:rsidR="009E0D62">
          <w:rPr>
            <w:rFonts w:ascii="Times New Roman" w:hAnsi="Times New Roman" w:cs="Times New Roman"/>
          </w:rPr>
          <w:t xml:space="preserve"> for future use</w:t>
        </w:r>
      </w:ins>
      <w:ins w:id="31" w:author="Tiphanie Raffegeau" w:date="2019-09-11T13:09:00Z">
        <w:r>
          <w:rPr>
            <w:rFonts w:ascii="Times New Roman" w:hAnsi="Times New Roman" w:cs="Times New Roman"/>
          </w:rPr>
          <w:t xml:space="preserve"> in older adult populations. </w:t>
        </w:r>
      </w:ins>
    </w:p>
    <w:p w14:paraId="7BEDC5D0" w14:textId="77777777" w:rsidR="00305C56" w:rsidRDefault="00305C56" w:rsidP="00305C56">
      <w:pPr>
        <w:rPr>
          <w:ins w:id="32" w:author="Tiphanie Raffegeau" w:date="2019-09-11T13:09:00Z"/>
          <w:rFonts w:ascii="Times New Roman" w:hAnsi="Times New Roman" w:cs="Times New Roman"/>
        </w:rPr>
      </w:pPr>
    </w:p>
    <w:p w14:paraId="6BCAA5FC" w14:textId="77777777" w:rsidR="00305C56" w:rsidRDefault="00305C56" w:rsidP="00305C56">
      <w:pPr>
        <w:rPr>
          <w:ins w:id="33" w:author="Tiphanie Raffegeau" w:date="2019-09-11T13:09:00Z"/>
          <w:rFonts w:ascii="Times New Roman" w:hAnsi="Times New Roman" w:cs="Times New Roman"/>
        </w:rPr>
      </w:pPr>
    </w:p>
    <w:p w14:paraId="584EA444" w14:textId="77777777" w:rsidR="00305C56" w:rsidRDefault="00305C56" w:rsidP="00305C56">
      <w:pPr>
        <w:rPr>
          <w:ins w:id="34" w:author="Tiphanie Raffegeau" w:date="2019-09-11T13:09:00Z"/>
          <w:rFonts w:ascii="Times New Roman" w:hAnsi="Times New Roman" w:cs="Times New Roman"/>
        </w:rPr>
      </w:pPr>
    </w:p>
    <w:p w14:paraId="5C0097F2" w14:textId="77777777" w:rsidR="00305C56" w:rsidRDefault="00305C56" w:rsidP="00305C56">
      <w:pPr>
        <w:rPr>
          <w:ins w:id="35" w:author="Tiphanie Raffegeau" w:date="2019-09-11T13:09:00Z"/>
          <w:rFonts w:ascii="Times New Roman" w:hAnsi="Times New Roman" w:cs="Times New Roman"/>
        </w:rPr>
      </w:pPr>
    </w:p>
    <w:p w14:paraId="1DD2178D" w14:textId="77777777" w:rsidR="00305C56" w:rsidRDefault="00305C56" w:rsidP="00305C56">
      <w:pPr>
        <w:rPr>
          <w:ins w:id="36" w:author="Tiphanie Raffegeau" w:date="2019-09-11T13:09:00Z"/>
          <w:rFonts w:ascii="Times New Roman" w:hAnsi="Times New Roman" w:cs="Times New Roman"/>
        </w:rPr>
      </w:pPr>
    </w:p>
    <w:p w14:paraId="1FDE40A2" w14:textId="77777777" w:rsidR="00305C56" w:rsidRDefault="00305C56" w:rsidP="00305C56">
      <w:pPr>
        <w:rPr>
          <w:ins w:id="37" w:author="Tiphanie Raffegeau" w:date="2019-09-11T13:09:00Z"/>
          <w:rFonts w:ascii="Times New Roman" w:hAnsi="Times New Roman" w:cs="Times New Roman"/>
        </w:rPr>
      </w:pPr>
    </w:p>
    <w:p w14:paraId="2C625A79" w14:textId="77777777" w:rsidR="00305C56" w:rsidRDefault="00305C56" w:rsidP="00305C56">
      <w:pPr>
        <w:rPr>
          <w:ins w:id="38" w:author="Tiphanie Raffegeau" w:date="2019-09-11T13:09:00Z"/>
          <w:rFonts w:ascii="Times New Roman" w:hAnsi="Times New Roman" w:cs="Times New Roman"/>
        </w:rPr>
      </w:pPr>
    </w:p>
    <w:p w14:paraId="5435A2B5" w14:textId="77777777" w:rsidR="00305C56" w:rsidRDefault="00305C56" w:rsidP="00305C56">
      <w:pPr>
        <w:rPr>
          <w:ins w:id="39" w:author="Tiphanie Raffegeau" w:date="2019-09-11T13:09:00Z"/>
          <w:rFonts w:ascii="Times New Roman" w:hAnsi="Times New Roman" w:cs="Times New Roman"/>
        </w:rPr>
      </w:pPr>
    </w:p>
    <w:p w14:paraId="28AFCFEC" w14:textId="77777777" w:rsidR="00305C56" w:rsidRDefault="00305C56" w:rsidP="00305C56">
      <w:pPr>
        <w:rPr>
          <w:ins w:id="40" w:author="Tiphanie Raffegeau" w:date="2019-09-11T13:09:00Z"/>
          <w:rFonts w:ascii="Times New Roman" w:hAnsi="Times New Roman" w:cs="Times New Roman"/>
        </w:rPr>
      </w:pPr>
    </w:p>
    <w:p w14:paraId="7BC86639" w14:textId="77777777" w:rsidR="00305C56" w:rsidRDefault="00305C56" w:rsidP="00305C56">
      <w:pPr>
        <w:rPr>
          <w:ins w:id="41" w:author="Tiphanie Raffegeau" w:date="2019-09-11T13:09:00Z"/>
          <w:rFonts w:ascii="Times New Roman" w:hAnsi="Times New Roman" w:cs="Times New Roman"/>
        </w:rPr>
      </w:pPr>
    </w:p>
    <w:p w14:paraId="5206A293" w14:textId="77777777" w:rsidR="00305C56" w:rsidRDefault="00305C56" w:rsidP="00305C56">
      <w:pPr>
        <w:rPr>
          <w:ins w:id="42" w:author="Tiphanie Raffegeau" w:date="2019-09-11T13:09:00Z"/>
          <w:rFonts w:ascii="Times New Roman" w:hAnsi="Times New Roman" w:cs="Times New Roman"/>
        </w:rPr>
      </w:pPr>
    </w:p>
    <w:p w14:paraId="6397C3A2" w14:textId="77777777" w:rsidR="00305C56" w:rsidRDefault="00305C56" w:rsidP="00305C56">
      <w:pPr>
        <w:rPr>
          <w:ins w:id="43" w:author="Tiphanie Raffegeau" w:date="2019-09-11T13:09:00Z"/>
          <w:rFonts w:ascii="Times New Roman" w:hAnsi="Times New Roman" w:cs="Times New Roman"/>
        </w:rPr>
      </w:pPr>
    </w:p>
    <w:p w14:paraId="5038FCB6" w14:textId="77777777" w:rsidR="00305C56" w:rsidRDefault="00305C56" w:rsidP="00305C56">
      <w:pPr>
        <w:rPr>
          <w:ins w:id="44" w:author="Tiphanie Raffegeau" w:date="2019-09-11T13:09:00Z"/>
          <w:rFonts w:ascii="Times New Roman" w:hAnsi="Times New Roman" w:cs="Times New Roman"/>
        </w:rPr>
      </w:pPr>
    </w:p>
    <w:p w14:paraId="3543AA4F" w14:textId="77777777" w:rsidR="00305C56" w:rsidRDefault="00305C56" w:rsidP="00305C56">
      <w:pPr>
        <w:rPr>
          <w:ins w:id="45" w:author="Tiphanie Raffegeau" w:date="2019-09-11T13:09:00Z"/>
          <w:rFonts w:ascii="Times New Roman" w:hAnsi="Times New Roman" w:cs="Times New Roman"/>
        </w:rPr>
      </w:pPr>
    </w:p>
    <w:p w14:paraId="7FE96A84" w14:textId="60146321" w:rsidR="00305C56" w:rsidRDefault="00305C56" w:rsidP="00305C56">
      <w:pPr>
        <w:rPr>
          <w:ins w:id="46" w:author="Tiphanie Raffegeau" w:date="2019-09-11T13:09:00Z"/>
          <w:rFonts w:ascii="Times New Roman" w:hAnsi="Times New Roman" w:cs="Times New Roman"/>
        </w:rPr>
      </w:pPr>
      <w:ins w:id="47" w:author="Tiphanie Raffegeau" w:date="2019-09-11T13:09:00Z">
        <w:r>
          <w:rPr>
            <w:rFonts w:ascii="Times New Roman" w:hAnsi="Times New Roman" w:cs="Times New Roman"/>
          </w:rPr>
          <w:t xml:space="preserve">Keywords: Elevation, Fear of Falling, Inertial Sensor, Mental Effort, </w:t>
        </w:r>
      </w:ins>
      <w:ins w:id="48" w:author="Tiphanie Raffegeau" w:date="2019-09-11T14:11:00Z">
        <w:r w:rsidR="002D705C">
          <w:rPr>
            <w:rFonts w:ascii="Times New Roman" w:hAnsi="Times New Roman" w:cs="Times New Roman"/>
          </w:rPr>
          <w:t>Turning</w:t>
        </w:r>
      </w:ins>
    </w:p>
    <w:p w14:paraId="0A07A785" w14:textId="77777777" w:rsidR="008A29CC" w:rsidRDefault="008A29CC">
      <w:pPr>
        <w:rPr>
          <w:ins w:id="49" w:author="Tiphanie Raffegeau" w:date="2019-09-09T14:38:00Z"/>
          <w:rFonts w:ascii="Times New Roman" w:hAnsi="Times New Roman" w:cs="Times New Roman"/>
        </w:rPr>
      </w:pPr>
    </w:p>
    <w:p w14:paraId="702CD767" w14:textId="77777777" w:rsidR="008A29CC" w:rsidRDefault="008A29CC">
      <w:pPr>
        <w:rPr>
          <w:ins w:id="50" w:author="Tiphanie Raffegeau" w:date="2019-09-09T14:38:00Z"/>
          <w:rFonts w:ascii="Times New Roman" w:hAnsi="Times New Roman" w:cs="Times New Roman"/>
        </w:rPr>
      </w:pPr>
    </w:p>
    <w:p w14:paraId="7D211EC6" w14:textId="2F2BB0EB" w:rsidR="008A29CC" w:rsidRDefault="008A29CC">
      <w:pPr>
        <w:rPr>
          <w:ins w:id="51" w:author="Tiphanie Raffegeau" w:date="2019-09-09T14:37:00Z"/>
          <w:rFonts w:ascii="Times New Roman" w:hAnsi="Times New Roman" w:cs="Times New Roman"/>
        </w:rPr>
      </w:pPr>
      <w:ins w:id="52" w:author="Tiphanie Raffegeau" w:date="2019-09-09T14:38:00Z">
        <w:r>
          <w:rPr>
            <w:rFonts w:ascii="Times New Roman" w:hAnsi="Times New Roman" w:cs="Times New Roman"/>
          </w:rPr>
          <w:t>Funding: This research did not receive any specific grant from funding agencies in the public, commercial, or not-for-profit sectors.</w:t>
        </w:r>
      </w:ins>
      <w:ins w:id="53" w:author="Tiphanie Raffegeau" w:date="2019-09-09T14:37:00Z">
        <w:r>
          <w:rPr>
            <w:rFonts w:ascii="Times New Roman" w:hAnsi="Times New Roman" w:cs="Times New Roman"/>
          </w:rPr>
          <w:br w:type="page"/>
        </w:r>
      </w:ins>
    </w:p>
    <w:p w14:paraId="0D5686F9" w14:textId="3C2F3EEC" w:rsidR="00734532" w:rsidRDefault="00734532" w:rsidP="003A704A">
      <w:pPr>
        <w:spacing w:line="480" w:lineRule="auto"/>
        <w:rPr>
          <w:rFonts w:ascii="Times New Roman" w:hAnsi="Times New Roman" w:cs="Times New Roman"/>
        </w:rPr>
      </w:pPr>
      <w:del w:id="54" w:author="Tiphanie Raffegeau" w:date="2019-09-11T14:29:00Z">
        <w:r w:rsidDel="005D0753">
          <w:rPr>
            <w:rFonts w:ascii="Times New Roman" w:hAnsi="Times New Roman" w:cs="Times New Roman"/>
          </w:rPr>
          <w:lastRenderedPageBreak/>
          <w:delText xml:space="preserve">INTRODUCTION </w:delText>
        </w:r>
      </w:del>
      <w:ins w:id="55" w:author="Tiphanie Raffegeau" w:date="2019-09-11T14:29:00Z">
        <w:r w:rsidR="00884CD5">
          <w:rPr>
            <w:rFonts w:ascii="Times New Roman" w:hAnsi="Times New Roman" w:cs="Times New Roman"/>
          </w:rPr>
          <w:t>1.</w:t>
        </w:r>
        <w:r w:rsidR="005D0753">
          <w:rPr>
            <w:rFonts w:ascii="Times New Roman" w:hAnsi="Times New Roman" w:cs="Times New Roman"/>
          </w:rPr>
          <w:t xml:space="preserve"> Introduction</w:t>
        </w:r>
      </w:ins>
    </w:p>
    <w:p w14:paraId="25A890CB" w14:textId="1062A82B" w:rsidR="006C3C28" w:rsidRDefault="006C3C28" w:rsidP="006C3C28">
      <w:pPr>
        <w:spacing w:line="480" w:lineRule="auto"/>
        <w:ind w:firstLine="720"/>
        <w:rPr>
          <w:rFonts w:ascii="Times New Roman" w:hAnsi="Times New Roman" w:cs="Times New Roman"/>
        </w:rPr>
      </w:pPr>
      <w:r>
        <w:rPr>
          <w:rFonts w:ascii="Times New Roman" w:hAnsi="Times New Roman" w:cs="Times New Roman"/>
        </w:rPr>
        <w:t>Fear of falling, or mobility-related anxiety, profoundly impacts postural control</w:t>
      </w:r>
      <w:ins w:id="56" w:author="Tiphanie Raffegeau" w:date="2019-09-09T15:17:00Z">
        <w:r w:rsidR="00E810D4">
          <w:rPr>
            <w:rFonts w:ascii="Times New Roman" w:hAnsi="Times New Roman" w:cs="Times New Roman"/>
          </w:rPr>
          <w:t xml:space="preserve"> </w:t>
        </w:r>
      </w:ins>
      <w:del w:id="57" w:author="Tiphanie Raffegeau" w:date="2019-09-09T15:17:00Z">
        <w:r w:rsidDel="00E810D4">
          <w:rPr>
            <w:rFonts w:ascii="Times New Roman" w:hAnsi="Times New Roman" w:cs="Times New Roman"/>
          </w:rPr>
          <w:delText>,</w:delText>
        </w:r>
      </w:del>
      <w:r>
        <w:rPr>
          <w:rFonts w:ascii="Times New Roman" w:hAnsi="Times New Roman" w:cs="Times New Roman"/>
        </w:rPr>
        <w:fldChar w:fldCharType="begin" w:fldLock="1"/>
      </w:r>
      <w:r w:rsidR="00E810D4">
        <w:rPr>
          <w:rFonts w:ascii="Times New Roman" w:hAnsi="Times New Roman" w:cs="Times New Roman"/>
        </w:rPr>
        <w:instrText>ADDIN CSL_CITATION {"citationItems":[{"id":"ITEM-1","itemData":{"DOI":"10.3389/fneur.2018.00789","ISSN":"1664-2295","PMID":"30298048","abstract":"It has been just over 20 years since the effects of height-induced threat on human postural control were first investigated. Raising the height of the support surface on which individuals stood increased the perceived consequences of instability and generated postural control changes. Since this initial work, converging evidence has accumulated supporting the efficacy of using height-induced threat to study the effects of emotions on postural control and confirming a direct influence of threat-related changes in arousal, anxiety, and fear of falling on all aspects of postural control, including standing, anticipatory, and reactive balance. In general, threat-related postural changes promote a greater physical safety margin while maintaining upright stance. We use the static balance literature to critically examine the current state of knowledge regarding: (1) the extent to which threat-related changes in postural control are sensitive to threat-related changes in emotions; (2) the underlying neurophysiological and cognitive mechanisms that may contribute to explaining the relationship between emotions and postural control; and (3) the generalizability of threat-related changes across different populations and types of threat. These findings have important implications for understanding the neuromechanisms that control healthy balance, and highlight the need to recognize the potential contributions of psychological and physiological factors to balance deficits associated with age or pathology. We conclude with a discussion of the practical significance of this research, its impact on improving diagnosis and treatment of postural control deficits, and potential directions for future research.","author":[{"dropping-particle":"","family":"Keshner","given":"Emily","non-dropping-particle":"","parse-names":false,"suffix":""},{"dropping-particle":"","family":"Young","given":"William Richard","non-dropping-particle":"","parse-names":false,"suffix":""},{"dropping-particle":"","family":"Avanzino","given":"Laura","non-dropping-particle":"","parse-names":false,"suffix":""},{"dropping-particle":"","family":"Adkin","given":"Allan L","non-dropping-particle":"","parse-names":false,"suffix":""},{"dropping-particle":"","family":"Carpenter","given":"Mark G","non-dropping-particle":"","parse-names":false,"suffix":""}],"container-title":"Frontiers in Neurology | www.frontiersin.org","id":"ITEM-1","issued":{"date-parts":[["2018"]]},"page":"789","publisher":"Frontiers Media SA","title":"New Insights on Emotional Contributions to Human Postural Control","type":"article-journal","volume":"9"},"uris":["http://www.mendeley.com/documents/?uuid=c30cc532-26bf-466f-8933-b65c942da171","http://www.mendeley.com/documents/?uuid=5b0c61f3-b6da-4f51-8bd3-9b65ca14738c"]}],"mendeley":{"formattedCitation":"[1]","plainTextFormattedCitation":"[1]","previouslyFormattedCitation":"&lt;sup&gt;1&lt;/sup&gt;"},"properties":{"noteIndex":0},"schema":"https://github.com/citation-style-language/schema/raw/master/csl-citation.json"}</w:instrText>
      </w:r>
      <w:r>
        <w:rPr>
          <w:rFonts w:ascii="Times New Roman" w:hAnsi="Times New Roman" w:cs="Times New Roman"/>
        </w:rPr>
        <w:fldChar w:fldCharType="separate"/>
      </w:r>
      <w:r w:rsidR="00E810D4" w:rsidRPr="00E810D4">
        <w:rPr>
          <w:rFonts w:ascii="Times New Roman" w:hAnsi="Times New Roman" w:cs="Times New Roman"/>
          <w:noProof/>
        </w:rPr>
        <w:t>[1]</w:t>
      </w:r>
      <w:r>
        <w:rPr>
          <w:rFonts w:ascii="Times New Roman" w:hAnsi="Times New Roman" w:cs="Times New Roman"/>
        </w:rPr>
        <w:fldChar w:fldCharType="end"/>
      </w:r>
      <w:ins w:id="58" w:author="Tiphanie Raffegeau" w:date="2019-09-09T15:17:00Z">
        <w:r w:rsidR="00E810D4">
          <w:rPr>
            <w:rFonts w:ascii="Times New Roman" w:hAnsi="Times New Roman" w:cs="Times New Roman"/>
          </w:rPr>
          <w:t>,</w:t>
        </w:r>
      </w:ins>
      <w:r>
        <w:rPr>
          <w:rFonts w:ascii="Times New Roman" w:hAnsi="Times New Roman" w:cs="Times New Roman"/>
        </w:rPr>
        <w:t xml:space="preserve"> walking behavior</w:t>
      </w:r>
      <w:del w:id="59" w:author="Tiphanie Raffegeau" w:date="2019-09-09T15:16:00Z">
        <w:r w:rsidDel="00E810D4">
          <w:rPr>
            <w:rFonts w:ascii="Times New Roman" w:hAnsi="Times New Roman" w:cs="Times New Roman"/>
          </w:rPr>
          <w:delText>,</w:delText>
        </w:r>
      </w:del>
      <w:ins w:id="60" w:author="Tiphanie Raffegeau" w:date="2019-09-09T15:16:00Z">
        <w:r w:rsidR="00E810D4">
          <w:rPr>
            <w:rFonts w:ascii="Times New Roman" w:hAnsi="Times New Roman" w:cs="Times New Roman"/>
          </w:rPr>
          <w:t xml:space="preserve"> </w:t>
        </w:r>
      </w:ins>
      <w:r>
        <w:rPr>
          <w:rFonts w:ascii="Times New Roman" w:hAnsi="Times New Roman" w:cs="Times New Roman"/>
        </w:rPr>
        <w:fldChar w:fldCharType="begin" w:fldLock="1"/>
      </w:r>
      <w:r w:rsidR="00E810D4">
        <w:rPr>
          <w:rFonts w:ascii="Times New Roman" w:hAnsi="Times New Roman" w:cs="Times New Roman"/>
        </w:rPr>
        <w:instrText>ADDIN CSL_CITATION {"citationItems":[{"id":"ITEM-1","itemData":{"DOI":"10.1007/s00221-015-4445-z","ISBN":"1432-1106 (Electronic)\\r0014-4819 (Linking)","ISSN":"14321106","PMID":"26403296","abstract":"Falls by older adults often result in reduced quality of life and debilitating fear of further falls. Stopping walking when talking (SWWT) is a significant predictor of future falls by older adults and is thought to reflect age-related increases in attentional demands of walking. We examine whether SWWT is associated with use of explicit movement cues during locomotion, and evaluate if conscious control (i.e. movement specific reinvestment) is causally linked to fall-related anxiety during a complex walking task. We observed whether twenty-four older adults stopped walking when talking when asked a question during an adaptive gait task. After certain trials, participants completed a visuospatial recall task regarding walkway features, or answered questions about their movements during the walk. In a subsequent experimental condition, participants completed the walking task under conditions of raised postural threat. Compared to a control group, participants who SWWT reported higher scores for aspects of reinvestment relating to conscious motor processing but not movement self-consciousness. The higher scores for conscious motor processing were preserved when scores representing cognitive function were included as a covariate. There were no group differences in measures of general cognitive function, visuospatial working memory or balance confidence. However, the SWWT group reported higher scores on a test of external awareness when walking, indicating allocation of attention away from task-relevant environmental features. Under conditions of increased threat, participants self-reported significantly greater state anxiety and reinvestment and displayed more accurate responses about their movements during the task. SWWT is not associated solely with age-related cognitive decline or generic increases in age-related attentional demands of walking. SWWT may be caused by competition for phonological resources of working memory associated with consciously processing motor actions and appears to be causally linked with fall-related anxiety and increased vigilance.","author":[{"dropping-particle":"","family":"Young","given":"W.R.","non-dropping-particle":"","parse-names":false,"suffix":""},{"dropping-particle":"","family":"Olonilua","given":"Mayowa","non-dropping-particle":"","parse-names":false,"suffix":""},{"dropping-particle":"","family":"Masters","given":"Rich S W","non-dropping-particle":"","parse-names":false,"suffix":""},{"dropping-particle":"","family":"Dimitriadis","given":"Stefanos","non-dropping-particle":"","parse-names":false,"suffix":""},{"dropping-particle":"","family":"Williams","given":"A.M.","non-dropping-particle":"","parse-names":false,"suffix":""}],"container-title":"Experimental Brain Research","id":"ITEM-1","issue":"1","issued":{"date-parts":[["2016"]]},"page":"161-172","publisher":"Springer Berlin Heidelberg","title":"Examining links between anxiety, reinvestment and walking when talking by older adults during adaptive gait","type":"article-journal","volume":"234"},"uris":["http://www.mendeley.com/documents/?uuid=d6c639e4-2fb6-4807-878d-9d3ef41cffc2"]}],"mendeley":{"formattedCitation":"[2]","plainTextFormattedCitation":"[2]","previouslyFormattedCitation":"&lt;sup&gt;2&lt;/sup&gt;"},"properties":{"noteIndex":0},"schema":"https://github.com/citation-style-language/schema/raw/master/csl-citation.json"}</w:instrText>
      </w:r>
      <w:r>
        <w:rPr>
          <w:rFonts w:ascii="Times New Roman" w:hAnsi="Times New Roman" w:cs="Times New Roman"/>
        </w:rPr>
        <w:fldChar w:fldCharType="separate"/>
      </w:r>
      <w:r w:rsidR="00E810D4" w:rsidRPr="00E810D4">
        <w:rPr>
          <w:rFonts w:ascii="Times New Roman" w:hAnsi="Times New Roman" w:cs="Times New Roman"/>
          <w:noProof/>
        </w:rPr>
        <w:t>[2]</w:t>
      </w:r>
      <w:r>
        <w:rPr>
          <w:rFonts w:ascii="Times New Roman" w:hAnsi="Times New Roman" w:cs="Times New Roman"/>
        </w:rPr>
        <w:fldChar w:fldCharType="end"/>
      </w:r>
      <w:ins w:id="61" w:author="Tiphanie Raffegeau" w:date="2019-09-09T15:16:00Z">
        <w:r w:rsidR="00E810D4">
          <w:rPr>
            <w:rFonts w:ascii="Times New Roman" w:hAnsi="Times New Roman" w:cs="Times New Roman"/>
          </w:rPr>
          <w:t>,</w:t>
        </w:r>
      </w:ins>
      <w:r>
        <w:rPr>
          <w:rFonts w:ascii="Times New Roman" w:hAnsi="Times New Roman" w:cs="Times New Roman"/>
        </w:rPr>
        <w:t xml:space="preserve"> and recovery after a loss of balance</w:t>
      </w:r>
      <w:ins w:id="62" w:author="Tiphanie Raffegeau" w:date="2019-09-09T15:17:00Z">
        <w:r w:rsidR="00E810D4">
          <w:rPr>
            <w:rFonts w:ascii="Times New Roman" w:hAnsi="Times New Roman" w:cs="Times New Roman"/>
          </w:rPr>
          <w:t xml:space="preserve"> </w:t>
        </w:r>
      </w:ins>
      <w:del w:id="63" w:author="Tiphanie Raffegeau" w:date="2019-09-09T15:17:00Z">
        <w:r w:rsidDel="00E810D4">
          <w:rPr>
            <w:rFonts w:ascii="Times New Roman" w:hAnsi="Times New Roman" w:cs="Times New Roman"/>
          </w:rPr>
          <w:delText>.</w:delText>
        </w:r>
      </w:del>
      <w:r>
        <w:rPr>
          <w:rFonts w:ascii="Times New Roman" w:hAnsi="Times New Roman" w:cs="Times New Roman"/>
        </w:rPr>
        <w:fldChar w:fldCharType="begin" w:fldLock="1"/>
      </w:r>
      <w:r w:rsidR="00E810D4">
        <w:rPr>
          <w:rFonts w:ascii="Times New Roman" w:hAnsi="Times New Roman" w:cs="Times New Roman"/>
        </w:rPr>
        <w:instrText>ADDIN CSL_CITATION {"citationItems":[{"id":"ITEM-1","itemData":{"DOI":"10.1152/jn","abstract":"Tokuno CD, Keller M, Carpenter MG, Márquez G, Taube W. Alterations in the cortical control of standing posture during varying levels of postural threat and task difficulty. excitability increases during the performance of more difficult postural tasks. However, it is possible that changes in postural threat associated with more difficult tasks may in themselves lead to alterations in the neural strategies underlying postural control. Therefore, the purpose of this study was to examine whether changes in postural threat are responsible for the alterations in corticospinal excitability and short-interval intracortical inhibition (SICI) that occur with increasing postural task difficulty. Fourteen adults completed three postural tasks (supported standing, free standing, or standing on an unstable board) at two surface heights (ground level or 3 m above ground). Single-and paired-pulse magnetic stimuli were applied to the motor cortex to compare soleus (SOL) and tibialis anterior (TA) test motor-evoked potentials (MEPs) and SICI between conditions. SOL and TA test MEPs increased from 0.35 0.29 to 0.82 0.41 mV (SOL) and from 0.64 0.51 to 1.96 1.45 mV (TA), respectively, whereas SICI decreased from 52.4 17.2% to 39.6 15.4% (SOL) and from 71.3 17.7% to 50.3 19.9% (TA) with increasing task difficulty. In contrast to the effects of task difficulty, only SOL test MEPs were smaller when participants stood at high (0.49 0.29 mV) compared with low height (0.61 0.40 mV). Because the presence of postural threat did not lead to any additional changes in the excitabil-ity of the motor corticospinal pathway and intracortical inhibition with increasing task difficulty, it seems unlikely that alterations in perceived threat are primarily responsible for the neurophysiological changes that are observed with increasing postural task difficulty. NEW &amp; NOTEWORTHY We examined how task difficulty and postural threat influence the cortical control of posture. Results indicated that the motor corticospinal pathway and intracortical inhibition were modulated more by task difficulty than postural threat. Furthermore , because the presence of postural threat during the performance of various postural tasks did not lead to summative changes in motor-evoked potentials, alterations in perceived threat are not responsible for the neurophysiological changes that occur with increasing postural task difficulty.","author":[{"dropping-particle":"","family":"Tokuno","given":"Craig D","non-dropping-particle":"","parse-names":false,"suffix":""},{"dropping-particle":"","family":"Keller","given":"Martin","non-dropping-particle":"","parse-names":false,"suffix":""},{"dropping-particle":"","family":"Carpenter","given":"Mark G","non-dropping-particle":"","parse-names":false,"suffix":""},{"dropping-particle":"","family":"Gonzalo Márquez","given":"X","non-dropping-particle":"","parse-names":false,"suffix":""},{"dropping-particle":"","family":"Taube","given":"Wolfgang","non-dropping-particle":"","parse-names":false,"suffix":""}],"container-title":"J Neurophysiol","id":"ITEM-1","issued":{"date-parts":[["2018"]]},"page":"1010-1016","title":"Alterations in the cortical control of standing posture during varying levels of postural threat and task difficulty","type":"article-journal","volume":"120"},"uris":["http://www.mendeley.com/documents/?uuid=17a5b4a8-64a5-349b-8fa1-3433d58f5091","http://www.mendeley.com/documents/?uuid=29c56c66-5560-43b8-89b1-bd172dc077b8"]}],"mendeley":{"formattedCitation":"[3]","plainTextFormattedCitation":"[3]","previouslyFormattedCitation":"&lt;sup&gt;3&lt;/sup&gt;"},"properties":{"noteIndex":0},"schema":"https://github.com/citation-style-language/schema/raw/master/csl-citation.json"}</w:instrText>
      </w:r>
      <w:r>
        <w:rPr>
          <w:rFonts w:ascii="Times New Roman" w:hAnsi="Times New Roman" w:cs="Times New Roman"/>
        </w:rPr>
        <w:fldChar w:fldCharType="separate"/>
      </w:r>
      <w:r w:rsidR="00E810D4" w:rsidRPr="00E810D4">
        <w:rPr>
          <w:rFonts w:ascii="Times New Roman" w:hAnsi="Times New Roman" w:cs="Times New Roman"/>
          <w:noProof/>
        </w:rPr>
        <w:t>[3]</w:t>
      </w:r>
      <w:r>
        <w:rPr>
          <w:rFonts w:ascii="Times New Roman" w:hAnsi="Times New Roman" w:cs="Times New Roman"/>
        </w:rPr>
        <w:fldChar w:fldCharType="end"/>
      </w:r>
      <w:ins w:id="64" w:author="Tiphanie Raffegeau" w:date="2019-09-09T15:17:00Z">
        <w:r w:rsidR="00E810D4">
          <w:rPr>
            <w:rFonts w:ascii="Times New Roman" w:hAnsi="Times New Roman" w:cs="Times New Roman"/>
          </w:rPr>
          <w:t>.</w:t>
        </w:r>
      </w:ins>
      <w:r>
        <w:rPr>
          <w:rFonts w:ascii="Times New Roman" w:hAnsi="Times New Roman" w:cs="Times New Roman"/>
        </w:rPr>
        <w:t xml:space="preserve"> Studying mobility-related anxiety is complicated by the challenge of imposing postural threat without causing actual risk to the participant. As a result, researchers have </w:t>
      </w:r>
      <w:ins w:id="65" w:author="Tiphanie Raffegeau" w:date="2019-09-11T12:12:00Z">
        <w:r w:rsidR="00E3032F">
          <w:rPr>
            <w:rFonts w:ascii="Times New Roman" w:hAnsi="Times New Roman" w:cs="Times New Roman"/>
          </w:rPr>
          <w:t xml:space="preserve">resorted to manipulating anxiety and evaluating associated physiological/behavioral consequences using </w:t>
        </w:r>
      </w:ins>
      <w:del w:id="66" w:author="Tiphanie Raffegeau" w:date="2019-09-11T12:12:00Z">
        <w:r w:rsidDel="00E3032F">
          <w:rPr>
            <w:rFonts w:ascii="Times New Roman" w:hAnsi="Times New Roman" w:cs="Times New Roman"/>
          </w:rPr>
          <w:delText xml:space="preserve">tested the effects of anxiety using </w:delText>
        </w:r>
      </w:del>
      <w:r>
        <w:rPr>
          <w:rFonts w:ascii="Times New Roman" w:hAnsi="Times New Roman" w:cs="Times New Roman"/>
        </w:rPr>
        <w:t xml:space="preserve">simple postural tasks such as standing </w:t>
      </w:r>
      <w:r>
        <w:rPr>
          <w:rFonts w:ascii="Times New Roman" w:hAnsi="Times New Roman" w:cs="Times New Roman"/>
        </w:rPr>
        <w:fldChar w:fldCharType="begin" w:fldLock="1"/>
      </w:r>
      <w:r w:rsidR="00E810D4">
        <w:rPr>
          <w:rFonts w:ascii="Times New Roman" w:hAnsi="Times New Roman" w:cs="Times New Roman"/>
        </w:rPr>
        <w:instrText>ADDIN CSL_CITATION {"citationItems":[{"id":"ITEM-1","itemData":{"DOI":"10.1016/j.gaitpost.2016.09.001","ISSN":"0966-6362","author":[{"dropping-particle":"","family":"Ellmers","given":"T.J.","non-dropping-particle":"","parse-names":false,"suffix":""},{"dropping-particle":"","family":"Machado","given":"G.","non-dropping-particle":"","parse-names":false,"suffix":""},{"dropping-particle":"","family":"Wong","given":"T. W.","non-dropping-particle":"","parse-names":false,"suffix":""},{"dropping-particle":"","family":"Zhu","given":"F.","non-dropping-particle":"","parse-names":false,"suffix":""},{"dropping-particle":"","family":"Williams","given":"A.M.","non-dropping-particle":"","parse-names":false,"suffix":""},{"dropping-particle":"","family":"Young","given":"W.R.","non-dropping-particle":"","parse-names":false,"suffix":""}],"container-title":"Gait and Posture","id":"ITEM-1","issued":{"date-parts":[["2016"]]},"page":"229-231","publisher":"Elsevier B.V.","title":"A validation of neural co-activation as a measure of attentional focus in a postural task","type":"article-journal","volume":"50"},"uris":["http://www.mendeley.com/documents/?uuid=3ce2ad26-61a5-4279-bd95-e0a94c2063ce","http://www.mendeley.com/documents/?uuid=25ddfa31-dffb-4365-b18c-c60c192fafa0"]}],"mendeley":{"formattedCitation":"[4]","plainTextFormattedCitation":"[4]","previouslyFormattedCitation":"&lt;sup&gt;4&lt;/sup&gt;"},"properties":{"noteIndex":0},"schema":"https://github.com/citation-style-language/schema/raw/master/csl-citation.json"}</w:instrText>
      </w:r>
      <w:r>
        <w:rPr>
          <w:rFonts w:ascii="Times New Roman" w:hAnsi="Times New Roman" w:cs="Times New Roman"/>
        </w:rPr>
        <w:fldChar w:fldCharType="separate"/>
      </w:r>
      <w:r w:rsidR="00E810D4" w:rsidRPr="00E810D4">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t xml:space="preserve"> or constrained locomotor tasks such as treadmill walking with a safety harness</w:t>
      </w:r>
      <w:ins w:id="67" w:author="Tiphanie Raffegeau" w:date="2019-09-09T15:20:00Z">
        <w:r w:rsidR="009504E8">
          <w:rPr>
            <w:rFonts w:ascii="Times New Roman" w:hAnsi="Times New Roman" w:cs="Times New Roman"/>
          </w:rPr>
          <w:t xml:space="preserve"> </w:t>
        </w:r>
      </w:ins>
      <w:del w:id="68" w:author="Tiphanie Raffegeau" w:date="2019-09-09T15:20:00Z">
        <w:r w:rsidDel="009504E8">
          <w:rPr>
            <w:rFonts w:ascii="Times New Roman" w:hAnsi="Times New Roman" w:cs="Times New Roman"/>
          </w:rPr>
          <w:delText>.</w:delText>
        </w:r>
      </w:del>
      <w:r>
        <w:rPr>
          <w:rFonts w:ascii="Times New Roman" w:hAnsi="Times New Roman" w:cs="Times New Roman"/>
        </w:rPr>
        <w:fldChar w:fldCharType="begin" w:fldLock="1"/>
      </w:r>
      <w:r w:rsidR="00E810D4">
        <w:rPr>
          <w:rFonts w:ascii="Times New Roman" w:hAnsi="Times New Roman" w:cs="Times New Roman"/>
        </w:rPr>
        <w:instrText>ADDIN CSL_CITATION {"citationItems":[{"id":"ITEM-1","itemData":{"DOI":"10.1016/j.humov.2015.01.012","ISBN":"0167-9457","ISSN":"18727646","PMID":"25687664","abstract":"We implemented a virtual reality system to quantify differences in the use of visual feedback to maintain balance during walking between healthy young (. n=. 12, mean age: 24. years) and healthy old (. n=. 11, 71. years) adults. Subjects walked on a treadmill while watching a speed-matched, virtual hallway with and without mediolateral visual perturbations. A motion capture system tracked center of mass (CoM) motion and foot kinematics. Spectral analysis, detrended fluctuation analysis, and local divergence exponents quantified old and young adults' dynamic response to visual perturbations. Old and young adults walked normally with comparable CoM spectral characteristics, lateral step placement temporal persistence, and local divergence exponents. Perturbed visual flow induced significantly larger changes in mediolateral CoM motion in old vs. young adults. Moreover, visual perturbations disrupted the control of lateral step placement and compromised local dynamic stability more significantly in old than young adults. Advanced age induces a greater reliance on visual feedback to maintain balance during waking, an effect that may compensate for degradations in somatosensation. Our findings are relevant to the early diagnosis of sensory-induced balance impairments and also point to the potential use of virtual reality to evaluate sensory rehabilitation and balance training programs for old adults.","author":[{"dropping-particle":"","family":"Franz","given":"Jason R.","non-dropping-particle":"","parse-names":false,"suffix":""},{"dropping-particle":"","family":"Francis","given":"Carrie A.","non-dropping-particle":"","parse-names":false,"suffix":""},{"dropping-particle":"","family":"Allen","given":"Matthew S.","non-dropping-particle":"","parse-names":false,"suffix":""},{"dropping-particle":"","family":"O’Connor","given":"Shawn M.","non-dropping-particle":"","parse-names":false,"suffix":""},{"dropping-particle":"","family":"Thelen","given":"Darryl G.","non-dropping-particle":"","parse-names":false,"suffix":""},{"dropping-particle":"","family":"O'Connor","given":"Shawn M.","non-dropping-particle":"","parse-names":false,"suffix":""},{"dropping-particle":"","family":"Thelen","given":"Darryl G.","non-dropping-particle":"","parse-names":false,"suffix":""}],"container-title":"Human Movement Science","id":"ITEM-1","issued":{"date-parts":[["2015","4","1"]]},"page":"381-392","publisher":"Elsevier B.V.","title":"Advanced age brings a greater reliance on visual feedback to maintain balance during walking","type":"article-journal","volume":"40"},"uris":["http://www.mendeley.com/documents/?uuid=a4acb3a0-1d1b-4126-8960-04b8c590d4b1"]}],"mendeley":{"formattedCitation":"[5]","plainTextFormattedCitation":"[5]","previouslyFormattedCitation":"&lt;sup&gt;5&lt;/sup&gt;"},"properties":{"noteIndex":0},"schema":"https://github.com/citation-style-language/schema/raw/master/csl-citation.json"}</w:instrText>
      </w:r>
      <w:r>
        <w:rPr>
          <w:rFonts w:ascii="Times New Roman" w:hAnsi="Times New Roman" w:cs="Times New Roman"/>
        </w:rPr>
        <w:fldChar w:fldCharType="separate"/>
      </w:r>
      <w:r w:rsidR="00E810D4" w:rsidRPr="00E810D4">
        <w:rPr>
          <w:rFonts w:ascii="Times New Roman" w:hAnsi="Times New Roman" w:cs="Times New Roman"/>
          <w:noProof/>
        </w:rPr>
        <w:t>[5]</w:t>
      </w:r>
      <w:r>
        <w:rPr>
          <w:rFonts w:ascii="Times New Roman" w:hAnsi="Times New Roman" w:cs="Times New Roman"/>
        </w:rPr>
        <w:fldChar w:fldCharType="end"/>
      </w:r>
      <w:ins w:id="69" w:author="Tiphanie Raffegeau" w:date="2019-09-09T15:20:00Z">
        <w:r w:rsidR="009504E8">
          <w:rPr>
            <w:rFonts w:ascii="Times New Roman" w:hAnsi="Times New Roman" w:cs="Times New Roman"/>
          </w:rPr>
          <w:t>.</w:t>
        </w:r>
      </w:ins>
      <w:r w:rsidRPr="000A04DA">
        <w:rPr>
          <w:rFonts w:ascii="Times New Roman" w:hAnsi="Times New Roman" w:cs="Times New Roman"/>
        </w:rPr>
        <w:t xml:space="preserve"> </w:t>
      </w:r>
      <w:r>
        <w:rPr>
          <w:rFonts w:ascii="Times New Roman" w:hAnsi="Times New Roman" w:cs="Times New Roman"/>
        </w:rPr>
        <w:t xml:space="preserve">However, over 40% of daily steps involve turning </w:t>
      </w:r>
      <w:r>
        <w:rPr>
          <w:rFonts w:ascii="Times New Roman" w:hAnsi="Times New Roman" w:cs="Times New Roman"/>
        </w:rPr>
        <w:fldChar w:fldCharType="begin" w:fldLock="1"/>
      </w:r>
      <w:r w:rsidR="00E810D4">
        <w:rPr>
          <w:rFonts w:ascii="Times New Roman" w:hAnsi="Times New Roman" w:cs="Times New Roman"/>
        </w:rPr>
        <w:instrText>ADDIN CSL_CITATION {"citationItems":[{"id":"ITEM-1","itemData":{"DOI":"10.1016/j.gaitpost.2006.04.003","author":[{"dropping-particle":"","family":"Glaister","given":"Brian C.","non-dropping-particle":"","parse-names":false,"suffix":""},{"dropping-particle":"","family":"Bernatz","given":"Greta C.","non-dropping-particle":"","parse-names":false,"suffix":""},{"dropping-particle":"","family":"Klute","given":"Glenn K.","non-dropping-particle":"","parse-names":false,"suffix":""},{"dropping-particle":"","family":"Orendurff","given":"M.S.","non-dropping-particle":"","parse-names":false,"suffix":""}],"container-title":"Gait and Posture","id":"ITEM-1","issue":"25","issued":{"date-parts":[["2007"]]},"page":"289-294","title":"Video task analysis of turning during activities of daily living","type":"article-journal"},"uris":["http://www.mendeley.com/documents/?uuid=7c06768b-426e-33bc-b077-5e52f053ba00"]}],"mendeley":{"formattedCitation":"[6]","plainTextFormattedCitation":"[6]","previouslyFormattedCitation":"&lt;sup&gt;6&lt;/sup&gt;"},"properties":{"noteIndex":0},"schema":"https://github.com/citation-style-language/schema/raw/master/csl-citation.json"}</w:instrText>
      </w:r>
      <w:r>
        <w:rPr>
          <w:rFonts w:ascii="Times New Roman" w:hAnsi="Times New Roman" w:cs="Times New Roman"/>
        </w:rPr>
        <w:fldChar w:fldCharType="separate"/>
      </w:r>
      <w:r w:rsidR="00E810D4" w:rsidRPr="00E810D4">
        <w:rPr>
          <w:rFonts w:ascii="Times New Roman" w:hAnsi="Times New Roman" w:cs="Times New Roman"/>
          <w:noProof/>
        </w:rPr>
        <w:t>[6]</w:t>
      </w:r>
      <w:r>
        <w:rPr>
          <w:rFonts w:ascii="Times New Roman" w:hAnsi="Times New Roman" w:cs="Times New Roman"/>
        </w:rPr>
        <w:fldChar w:fldCharType="end"/>
      </w:r>
      <w:r w:rsidR="00782CDE">
        <w:rPr>
          <w:rFonts w:ascii="Times New Roman" w:hAnsi="Times New Roman" w:cs="Times New Roman"/>
        </w:rPr>
        <w:t xml:space="preserve"> </w:t>
      </w:r>
      <w:r>
        <w:rPr>
          <w:rFonts w:ascii="Times New Roman" w:hAnsi="Times New Roman" w:cs="Times New Roman"/>
        </w:rPr>
        <w:t>and 800-1000 turns are performed each day</w:t>
      </w:r>
      <w:ins w:id="70" w:author="Tiphanie Raffegeau" w:date="2019-09-09T15:17:00Z">
        <w:r w:rsidR="00E810D4">
          <w:rPr>
            <w:rFonts w:ascii="Times New Roman" w:hAnsi="Times New Roman" w:cs="Times New Roman"/>
          </w:rPr>
          <w:t xml:space="preserve"> </w:t>
        </w:r>
      </w:ins>
      <w:del w:id="71" w:author="Tiphanie Raffegeau" w:date="2019-09-09T15:17:00Z">
        <w:r w:rsidDel="00E810D4">
          <w:rPr>
            <w:rFonts w:ascii="Times New Roman" w:hAnsi="Times New Roman" w:cs="Times New Roman"/>
          </w:rPr>
          <w:delText>,</w:delText>
        </w:r>
      </w:del>
      <w:r>
        <w:rPr>
          <w:rFonts w:ascii="Times New Roman" w:hAnsi="Times New Roman" w:cs="Times New Roman"/>
        </w:rPr>
        <w:fldChar w:fldCharType="begin" w:fldLock="1"/>
      </w:r>
      <w:r w:rsidR="00E810D4">
        <w:rPr>
          <w:rFonts w:ascii="Times New Roman" w:hAnsi="Times New Roman" w:cs="Times New Roman"/>
        </w:rPr>
        <w:instrText>ADDIN CSL_CITATION {"citationItems":[{"id":"ITEM-1","itemData":{"DOI":"10.3233/NRE-151236.Continuous","author":[{"dropping-particle":"","family":"Mancini","given":"Martina","non-dropping-particle":"","parse-names":false,"suffix":""},{"dropping-particle":"","family":"El-Goharu","given":"Mahmoud","non-dropping-particle":"","parse-names":false,"suffix":""},{"dropping-particle":"","family":"Pearson","given":"Sean","non-dropping-particle":"","parse-names":false,"suffix":""},{"dropping-particle":"","family":"McNames","given":"James","non-dropping-particle":"","parse-names":false,"suffix":""},{"dropping-particle":"","family":"Schlueter","given":"Heather","non-dropping-particle":"","parse-names":false,"suffix":""},{"dropping-particle":"","family":"Nutt","given":"John G","non-dropping-particle":"","parse-names":false,"suffix":""},{"dropping-particle":"","family":"King","given":"Laurie A","non-dropping-particle":"","parse-names":false,"suffix":""},{"dropping-particle":"","family":"Horak","given":"Fay B","non-dropping-particle":"","parse-names":false,"suffix":""}],"container-title":"NeuroRehabilitation","id":"ITEM-1","issue":"1","issued":{"date-parts":[["2015"]]},"page":"3-10","title":"Continuous monitoring of turning in Parkinson's disease: Rehabilitation potential","type":"article-journal","volume":"37"},"uris":["http://www.mendeley.com/documents/?uuid=16a187ac-5807-4f63-804d-d16c47d4b9e8","http://www.mendeley.com/documents/?uuid=4651a7c6-1a0f-4dc5-a642-ef6712f24f59"]}],"mendeley":{"formattedCitation":"[7]","plainTextFormattedCitation":"[7]","previouslyFormattedCitation":"&lt;sup&gt;7&lt;/sup&gt;"},"properties":{"noteIndex":0},"schema":"https://github.com/citation-style-language/schema/raw/master/csl-citation.json"}</w:instrText>
      </w:r>
      <w:r>
        <w:rPr>
          <w:rFonts w:ascii="Times New Roman" w:hAnsi="Times New Roman" w:cs="Times New Roman"/>
        </w:rPr>
        <w:fldChar w:fldCharType="separate"/>
      </w:r>
      <w:r w:rsidR="00E810D4" w:rsidRPr="00E810D4">
        <w:rPr>
          <w:rFonts w:ascii="Times New Roman" w:hAnsi="Times New Roman" w:cs="Times New Roman"/>
          <w:noProof/>
        </w:rPr>
        <w:t>[7]</w:t>
      </w:r>
      <w:r>
        <w:rPr>
          <w:rFonts w:ascii="Times New Roman" w:hAnsi="Times New Roman" w:cs="Times New Roman"/>
        </w:rPr>
        <w:fldChar w:fldCharType="end"/>
      </w:r>
      <w:ins w:id="72" w:author="Tiphanie Raffegeau" w:date="2019-09-09T15:17:00Z">
        <w:r w:rsidR="00E810D4">
          <w:rPr>
            <w:rFonts w:ascii="Times New Roman" w:hAnsi="Times New Roman" w:cs="Times New Roman"/>
          </w:rPr>
          <w:t>,</w:t>
        </w:r>
      </w:ins>
      <w:r>
        <w:rPr>
          <w:rFonts w:ascii="Times New Roman" w:hAnsi="Times New Roman" w:cs="Times New Roman"/>
        </w:rPr>
        <w:t xml:space="preserve"> </w:t>
      </w:r>
      <w:del w:id="73" w:author="Tiphanie Raffegeau" w:date="2019-09-11T12:12:00Z">
        <w:r w:rsidDel="00E3032F">
          <w:rPr>
            <w:rFonts w:ascii="Times New Roman" w:hAnsi="Times New Roman" w:cs="Times New Roman"/>
          </w:rPr>
          <w:delText xml:space="preserve">and </w:delText>
        </w:r>
      </w:del>
      <w:ins w:id="74" w:author="Tiphanie Raffegeau" w:date="2019-09-11T12:12:00Z">
        <w:r w:rsidR="00E3032F">
          <w:rPr>
            <w:rFonts w:ascii="Times New Roman" w:hAnsi="Times New Roman" w:cs="Times New Roman"/>
          </w:rPr>
          <w:t xml:space="preserve">while </w:t>
        </w:r>
      </w:ins>
      <w:r>
        <w:rPr>
          <w:rFonts w:ascii="Times New Roman" w:hAnsi="Times New Roman" w:cs="Times New Roman"/>
        </w:rPr>
        <w:t xml:space="preserve">few, if any, studies have examined the effect of mobility-related anxiety on turning. Given the advanced balance demands of turning </w:t>
      </w:r>
      <w:r>
        <w:rPr>
          <w:rFonts w:ascii="Times New Roman" w:hAnsi="Times New Roman" w:cs="Times New Roman"/>
        </w:rPr>
        <w:fldChar w:fldCharType="begin" w:fldLock="1"/>
      </w:r>
      <w:r w:rsidR="00E810D4">
        <w:rPr>
          <w:rFonts w:ascii="Times New Roman" w:hAnsi="Times New Roman" w:cs="Times New Roman"/>
        </w:rPr>
        <w:instrText>ADDIN CSL_CITATION {"citationItems":[{"id":"ITEM-1","itemData":{"DOI":"10.1186/s12984-016-0177-y","ISSN":"1743-0003","PMID":"27456969","author":[{"dropping-particle":"","family":"Fino","given":"Peter C.","non-dropping-particle":"","parse-names":false,"suffix":""},{"dropping-particle":"","family":"Nussbaum","given":"Maury A.","non-dropping-particle":"","parse-names":false,"suffix":""},{"dropping-particle":"","family":"Brolinson","given":"Per Gunnar","non-dropping-particle":"","parse-names":false,"suffix":""}],"container-title":"Journal of NeuroEngineering and Rehabilitation","id":"ITEM-1","issue":"1","issued":{"date-parts":[["2016","12","25"]]},"page":"65","title":"Locomotor deficits in recently concussed athletes and matched controls during single and dual-task turning gait: preliminary results","type":"article-journal","volume":"13"},"uris":["http://www.mendeley.com/documents/?uuid=e1fec79d-88ae-4962-93d3-4cd9e490b457","http://www.mendeley.com/documents/?uuid=2b0b3127-329e-4924-b0c9-0be99a82d314"]},{"id":"ITEM-2","itemData":{"DOI":"10.3200/JMBR.36.3.316-326","ISSN":"0022-2895","PMID":"15262627","abstract":"The authors examined how individuals adapt their gait and regulate their body configuration before altering direction during walking. Eight young adults were asked to change direction during walking with different turning angles (0 degree, 45 degree, 90 degree), pivot foot (left, right), and walking speeds (normal and fast). The authors used video and force platform systems to determine participants' whole-body center of mass and the center of pressure during the step before they changed direction. The results showed that anticipatory postural adjustments occurred during the prior step and occurred earlier for the fast walking speed. Anticipatory postural adjustments were affected by all 3 variables (turn angle, pivot foot, and speed). Participants leaned backward and sideward on the prior step in anticipation of the turn. Those findings indicate that the motor system uses central control mechanisms to predict the required anticipatory adjustments and organizes the body configuration on the basis of the movement goal.","author":[{"dropping-particle":"","family":"Xu","given":"Dali","non-dropping-particle":"","parse-names":false,"suffix":""},{"dropping-particle":"","family":"Carlton","given":"Les G","non-dropping-particle":"","parse-names":false,"suffix":""},{"dropping-particle":"","family":"Rosengren","given":"Karl S","non-dropping-particle":"","parse-names":false,"suffix":""}],"container-title":"Journal of motor behavior","id":"ITEM-2","issue":"3","issued":{"date-parts":[["2004","9"]]},"page":"316-26","title":"Anticipatory postural adjustments for altering direction during walking.","type":"article-journal","volume":"36"},"uris":["http://www.mendeley.com/documents/?uuid=afc124ff-2b0f-4803-96e7-b456ebfdc680","http://www.mendeley.com/documents/?uuid=ea56c954-1550-4edc-a9b9-b902600ba466"]}],"mendeley":{"formattedCitation":"[8,9]","plainTextFormattedCitation":"[8,9]","previouslyFormattedCitation":"&lt;sup&gt;8,9&lt;/sup&gt;"},"properties":{"noteIndex":0},"schema":"https://github.com/citation-style-language/schema/raw/master/csl-citation.json"}</w:instrText>
      </w:r>
      <w:r>
        <w:rPr>
          <w:rFonts w:ascii="Times New Roman" w:hAnsi="Times New Roman" w:cs="Times New Roman"/>
        </w:rPr>
        <w:fldChar w:fldCharType="separate"/>
      </w:r>
      <w:r w:rsidR="00E810D4" w:rsidRPr="00E810D4">
        <w:rPr>
          <w:rFonts w:ascii="Times New Roman" w:hAnsi="Times New Roman" w:cs="Times New Roman"/>
          <w:noProof/>
        </w:rPr>
        <w:t>[8,9]</w:t>
      </w:r>
      <w:r>
        <w:rPr>
          <w:rFonts w:ascii="Times New Roman" w:hAnsi="Times New Roman" w:cs="Times New Roman"/>
        </w:rPr>
        <w:fldChar w:fldCharType="end"/>
      </w:r>
      <w:r>
        <w:rPr>
          <w:rFonts w:ascii="Times New Roman" w:hAnsi="Times New Roman" w:cs="Times New Roman"/>
        </w:rPr>
        <w:t xml:space="preserve"> and the increased risk </w:t>
      </w:r>
      <w:r>
        <w:rPr>
          <w:rFonts w:ascii="Times New Roman" w:hAnsi="Times New Roman" w:cs="Times New Roman"/>
        </w:rPr>
        <w:fldChar w:fldCharType="begin" w:fldLock="1"/>
      </w:r>
      <w:r w:rsidR="00E810D4">
        <w:rPr>
          <w:rFonts w:ascii="Times New Roman" w:hAnsi="Times New Roman" w:cs="Times New Roman"/>
        </w:rPr>
        <w:instrText>ADDIN CSL_CITATION {"citationItems":[{"id":"ITEM-1","itemData":{"DOI":"10.1016/j.jbiomech.2012.08.006","ISSN":"00219290","abstract":"The present study examined whether turning increases the risk of falling because of an induced slip. Fifteen healthy adult male participants were instructed to walk in a straight line and turn 30°, 45°, and 60° to the right with the left and right feet on a stainless steel floor covered with 70wt% glycerol solution. The frequency of trials in which falls occurred was examined. The maximum distance (Dmax), magnitude of relative velocity (vr_max) between the whole body center of mass (COM) and COM of the foot (sliding foot) segment, and the parallel and perpendicular components of the relative distance/velocity (Dparallel_max, Dperpendicular_max/vr_parallel_max, and vr_perpendicular_max) during the slipping period were calculated using kinematic data collected from a three-dimensional motion capture system. Mean frequency of fall trials increased significantly as turning angle increased (p&lt;0.001). Depending on the turning angle and pivoting foot, the difference between the frequency of fall trials for 60° turning (55.6%) with the right foot and that for straight walking (13.3%) was 42.3%. Distance and relative velocity between the whole body COM and COM of sliding foot segment (corresponding approximately to center of pressure) perpendicular to the progressing direction increased with turning angle. Bivariate regression analysis demonstrated that Dperpendicular_max value (R2=0.834; p&lt;0.01) and vr_perpendicular_max value (R2=0.594; p&lt;0.05) were significantly correlated with the frequency of falls. © 2012 Elsevier Ltd.","author":[{"dropping-particle":"","family":"Yamaguchi","given":"Takeshi","non-dropping-particle":"","parse-names":false,"suffix":""},{"dropping-particle":"","family":"Yano","given":"Masaru","non-dropping-particle":"","parse-names":false,"suffix":""},{"dropping-particle":"","family":"Onodera","given":"Hiroshi","non-dropping-particle":"","parse-names":false,"suffix":""},{"dropping-particle":"","family":"Hokkirigawa","given":"Kazuo","non-dropping-particle":"","parse-names":false,"suffix":""}],"container-title":"Journal of Biomechanics","id":"ITEM-1","issue":"15","issued":{"date-parts":[["2012"]]},"page":"2624-2629","publisher":"Elsevier","title":"Effect of turning angle on falls caused by induced slips during turning","type":"article-journal","volume":"45"},"uris":["http://www.mendeley.com/documents/?uuid=f45ccde3-7ba0-4749-af3e-7c29532a7396","http://www.mendeley.com/documents/?uuid=8b3756ca-784e-4184-ae16-fb49555091dd"]}],"mendeley":{"formattedCitation":"[10]","plainTextFormattedCitation":"[10]","previouslyFormattedCitation":"&lt;sup&gt;10&lt;/sup&gt;"},"properties":{"noteIndex":0},"schema":"https://github.com/citation-style-language/schema/raw/master/csl-citation.json"}</w:instrText>
      </w:r>
      <w:r>
        <w:rPr>
          <w:rFonts w:ascii="Times New Roman" w:hAnsi="Times New Roman" w:cs="Times New Roman"/>
        </w:rPr>
        <w:fldChar w:fldCharType="separate"/>
      </w:r>
      <w:r w:rsidR="00E810D4" w:rsidRPr="00E810D4">
        <w:rPr>
          <w:rFonts w:ascii="Times New Roman" w:hAnsi="Times New Roman" w:cs="Times New Roman"/>
          <w:noProof/>
        </w:rPr>
        <w:t>[10]</w:t>
      </w:r>
      <w:r>
        <w:rPr>
          <w:rFonts w:ascii="Times New Roman" w:hAnsi="Times New Roman" w:cs="Times New Roman"/>
        </w:rPr>
        <w:fldChar w:fldCharType="end"/>
      </w:r>
      <w:r>
        <w:rPr>
          <w:rFonts w:ascii="Times New Roman" w:hAnsi="Times New Roman" w:cs="Times New Roman"/>
        </w:rPr>
        <w:t xml:space="preserve"> and high prevalence of falls while executing a turn</w:t>
      </w:r>
      <w:ins w:id="75" w:author="Tiphanie Raffegeau" w:date="2019-09-09T15:17:00Z">
        <w:r w:rsidR="00E810D4">
          <w:rPr>
            <w:rFonts w:ascii="Times New Roman" w:hAnsi="Times New Roman" w:cs="Times New Roman"/>
          </w:rPr>
          <w:t xml:space="preserve"> </w:t>
        </w:r>
      </w:ins>
      <w:del w:id="76" w:author="Tiphanie Raffegeau" w:date="2019-09-09T15:17:00Z">
        <w:r w:rsidDel="00E810D4">
          <w:rPr>
            <w:rFonts w:ascii="Times New Roman" w:hAnsi="Times New Roman" w:cs="Times New Roman"/>
          </w:rPr>
          <w:delText>,</w:delText>
        </w:r>
      </w:del>
      <w:r>
        <w:rPr>
          <w:rFonts w:ascii="Times New Roman" w:hAnsi="Times New Roman" w:cs="Times New Roman"/>
        </w:rPr>
        <w:fldChar w:fldCharType="begin" w:fldLock="1"/>
      </w:r>
      <w:r w:rsidR="00E810D4">
        <w:rPr>
          <w:rFonts w:ascii="Times New Roman" w:hAnsi="Times New Roman" w:cs="Times New Roman"/>
        </w:rPr>
        <w:instrText>ADDIN CSL_CITATION {"citationItems":[{"id":"ITEM-1","itemData":{"DOI":"10.1016/S0140-6736(12)61263-X","ISSN":"0140-6736","abstract":"BACKGROUND Falls in elderly people are a major health burden, especially in the long-term care environment. Yet little objective evidence is available for how and why falls occur in this population. We aimed to provide such evidence by analysing real-life falls in long-term care captured on video. METHODS We did this observational study between April 20, 2007, and June 23, 2010, in two long-term care facilities in British Columbia, Canada. Digital video cameras were installed in common areas (dining rooms, lounges, hallways). When a fall occurred, facility staff completed an incident report and contacted our teams so that we could collect video footage. A team reviewed each fall video with a validated questionnaire that probed the cause of imbalance and activity at the time of falling. We then tested whether differences existed in the proportion of participants falling due to the various causes, and while engaging in various activities, with generalised linear models, repeated measures logistic regression, and log-linear Poisson regression. FINDINGS We captured 227 falls from 130 individuals (mean age 78 years, SD 10). The most frequent cause of falling was incorrect weight shifting, which accounted for 41% (93 of 227) of falls, followed by trip or stumble (48, 21%), hit or bump (25, 11%), loss of support (25, 11%), and collapse (24, 11%). Slipping accounted for only 3% (six) of falls. The three activities associated with the highest proportion of falls were forward walking (54 of 227 falls, 24%), standing quietly (29 falls, 13%), and sitting down (28 falls, 12%). Compared with previous reports from the long-term care setting, we identified a higher occurrence of falls during standing and transferring, a lower occurrence during walking, and a larger proportion due to centre-of-mass perturbations than base-of-support perturbations. INTERPRETATION By providing insight into the sequences of events that most commonly lead to falls, our results should lead to more valid and effective approaches for balance assessment and fall prevention in long-term care. FUNDING Canadian Institutes for Health Research.","author":[{"dropping-particle":"","family":"Robinovitch","given":"SN","non-dropping-particle":"","parse-names":false,"suffix":""},{"dropping-particle":"","family":"Feldman","given":"Fabio","non-dropping-particle":"","parse-names":false,"suffix":""},{"dropping-particle":"","family":"Yang","given":"Yijian","non-dropping-particle":"","parse-names":false,"suffix":""},{"dropping-particle":"","family":"Schonnop","given":"Rebecca","non-dropping-particle":"","parse-names":false,"suffix":""},{"dropping-particle":"","family":"Leung","given":"Pet Ming","non-dropping-particle":"","parse-names":false,"suffix":""},{"dropping-particle":"","family":"Sarraf","given":"Thiago","non-dropping-particle":"","parse-names":false,"suffix":""},{"dropping-particle":"","family":"Sims-Gould","given":"Joanie","non-dropping-particle":"","parse-names":false,"suffix":""},{"dropping-particle":"","family":"Loughin","given":"Marie","non-dropping-particle":"","parse-names":false,"suffix":""}],"container-title":"The Lancet","id":"ITEM-1","issue":"9860","issued":{"date-parts":[["2013","1","5"]]},"page":"47-54","publisher":"Elsevier","title":"Video capture of the circumstances of falls in elderly people residing in long-term care: an observational study","type":"article-journal","volume":"381"},"uris":["http://www.mendeley.com/documents/?uuid=3214cb38-b0e0-4bfc-85be-3fcdf7fa0b05","http://www.mendeley.com/documents/?uuid=48986017-cf8a-4075-a500-f1a9803c2563"]}],"mendeley":{"formattedCitation":"[11]","plainTextFormattedCitation":"[11]","previouslyFormattedCitation":"&lt;sup&gt;11&lt;/sup&gt;"},"properties":{"noteIndex":0},"schema":"https://github.com/citation-style-language/schema/raw/master/csl-citation.json"}</w:instrText>
      </w:r>
      <w:r>
        <w:rPr>
          <w:rFonts w:ascii="Times New Roman" w:hAnsi="Times New Roman" w:cs="Times New Roman"/>
        </w:rPr>
        <w:fldChar w:fldCharType="separate"/>
      </w:r>
      <w:r w:rsidR="00E810D4" w:rsidRPr="00E810D4">
        <w:rPr>
          <w:rFonts w:ascii="Times New Roman" w:hAnsi="Times New Roman" w:cs="Times New Roman"/>
          <w:noProof/>
        </w:rPr>
        <w:t>[11]</w:t>
      </w:r>
      <w:r>
        <w:rPr>
          <w:rFonts w:ascii="Times New Roman" w:hAnsi="Times New Roman" w:cs="Times New Roman"/>
        </w:rPr>
        <w:fldChar w:fldCharType="end"/>
      </w:r>
      <w:ins w:id="77" w:author="Tiphanie Raffegeau" w:date="2019-09-09T15:17:00Z">
        <w:r w:rsidR="00E810D4">
          <w:rPr>
            <w:rFonts w:ascii="Times New Roman" w:hAnsi="Times New Roman" w:cs="Times New Roman"/>
          </w:rPr>
          <w:t>,</w:t>
        </w:r>
      </w:ins>
      <w:r>
        <w:rPr>
          <w:rFonts w:ascii="Times New Roman" w:hAnsi="Times New Roman" w:cs="Times New Roman"/>
        </w:rPr>
        <w:t xml:space="preserve"> the influence of mobility-related anxiety on turning performance is of particular interest. </w:t>
      </w:r>
      <w:ins w:id="78" w:author="Tiphanie Raffegeau" w:date="2019-09-11T12:12:00Z">
        <w:r w:rsidR="00E3032F">
          <w:rPr>
            <w:rFonts w:ascii="Times New Roman" w:hAnsi="Times New Roman" w:cs="Times New Roman"/>
          </w:rPr>
          <w:t>Therefore, a</w:t>
        </w:r>
      </w:ins>
      <w:del w:id="79" w:author="Tiphanie Raffegeau" w:date="2019-09-11T12:12:00Z">
        <w:r w:rsidDel="00E3032F">
          <w:rPr>
            <w:rFonts w:ascii="Times New Roman" w:hAnsi="Times New Roman" w:cs="Times New Roman"/>
          </w:rPr>
          <w:delText>A</w:delText>
        </w:r>
      </w:del>
      <w:r>
        <w:rPr>
          <w:rFonts w:ascii="Times New Roman" w:hAnsi="Times New Roman" w:cs="Times New Roman"/>
        </w:rPr>
        <w:t xml:space="preserve"> critical step in understanding the interactions between mobility-related anxiety and locomotor behavior is to characterize the effect of mobility-related anxiety on </w:t>
      </w:r>
      <w:del w:id="80" w:author="Tiphanie Raffegeau" w:date="2019-09-11T12:13:00Z">
        <w:r w:rsidDel="00E3032F">
          <w:rPr>
            <w:rFonts w:ascii="Times New Roman" w:hAnsi="Times New Roman" w:cs="Times New Roman"/>
          </w:rPr>
          <w:delText>dynamic, ecologically-valid</w:delText>
        </w:r>
      </w:del>
      <w:ins w:id="81" w:author="Tiphanie Raffegeau" w:date="2019-09-11T12:13:00Z">
        <w:r w:rsidR="00E3032F">
          <w:rPr>
            <w:rFonts w:ascii="Times New Roman" w:hAnsi="Times New Roman" w:cs="Times New Roman"/>
          </w:rPr>
          <w:t>real-world</w:t>
        </w:r>
      </w:ins>
      <w:r>
        <w:rPr>
          <w:rFonts w:ascii="Times New Roman" w:hAnsi="Times New Roman" w:cs="Times New Roman"/>
        </w:rPr>
        <w:t xml:space="preserve"> locomotor tasks such as turning.</w:t>
      </w:r>
    </w:p>
    <w:p w14:paraId="4EC78480" w14:textId="324AF1A6" w:rsidR="006C3C28" w:rsidRDefault="006C3C28" w:rsidP="006C3C28">
      <w:pPr>
        <w:spacing w:line="480" w:lineRule="auto"/>
        <w:ind w:firstLine="720"/>
        <w:rPr>
          <w:rFonts w:ascii="Times New Roman" w:hAnsi="Times New Roman" w:cs="Times New Roman"/>
        </w:rPr>
      </w:pPr>
      <w:r>
        <w:rPr>
          <w:rFonts w:ascii="Times New Roman" w:hAnsi="Times New Roman" w:cs="Times New Roman"/>
        </w:rPr>
        <w:t>Pioneering studies of the relationship between anxiety and gait use expensive hydraulic lifts to raise the support surface and induce mobility-related anxiety while participants stand at increased heights</w:t>
      </w:r>
      <w:ins w:id="82" w:author="Tiphanie Raffegeau" w:date="2019-09-09T15:17:00Z">
        <w:r w:rsidR="00E810D4">
          <w:rPr>
            <w:rFonts w:ascii="Times New Roman" w:hAnsi="Times New Roman" w:cs="Times New Roman"/>
          </w:rPr>
          <w:t xml:space="preserve"> </w:t>
        </w:r>
      </w:ins>
      <w:del w:id="83" w:author="Tiphanie Raffegeau" w:date="2019-09-09T15:17:00Z">
        <w:r w:rsidDel="00E810D4">
          <w:rPr>
            <w:rFonts w:ascii="Times New Roman" w:hAnsi="Times New Roman" w:cs="Times New Roman"/>
          </w:rPr>
          <w:delText>,</w:delText>
        </w:r>
      </w:del>
      <w:r>
        <w:rPr>
          <w:rFonts w:ascii="Times New Roman" w:hAnsi="Times New Roman" w:cs="Times New Roman"/>
        </w:rPr>
        <w:fldChar w:fldCharType="begin" w:fldLock="1"/>
      </w:r>
      <w:r w:rsidR="00E810D4">
        <w:rPr>
          <w:rFonts w:ascii="Times New Roman" w:hAnsi="Times New Roman" w:cs="Times New Roman"/>
        </w:rPr>
        <w:instrText>ADDIN CSL_CITATION {"citationItems":[{"id":"ITEM-1","itemData":{"DOI":"10.1016/j.gaitpost.2015.12.033","author":[{"dropping-particle":"","family":"Zaback","given":"Martin","non-dropping-particle":"","parse-names":false,"suffix":""},{"dropping-particle":"","family":"Carpenter","given":"Mark G","non-dropping-particle":"","parse-names":false,"suffix":""},{"dropping-particle":"","family":"Adkin","given":"Allan L","non-dropping-particle":"","parse-names":false,"suffix":""}],"container-title":"Gait &amp; Posture","id":"ITEM-1","issued":{"date-parts":[["2016"]]},"page":"19-24","title":"Threat-induced changes in attention during tests of static and anticipatory postural control","type":"article-journal"},"uris":["http://www.mendeley.com/documents/?uuid=e192f6b3-9d78-37cf-bbf3-29adb6740e04","http://www.mendeley.com/documents/?uuid=f9024843-8eb2-4a7a-a4a3-8789ef9fa858"]}],"mendeley":{"formattedCitation":"[12]","plainTextFormattedCitation":"[12]","previouslyFormattedCitation":"&lt;sup&gt;12&lt;/sup&gt;"},"properties":{"noteIndex":0},"schema":"https://github.com/citation-style-language/schema/raw/master/csl-citation.json"}</w:instrText>
      </w:r>
      <w:r>
        <w:rPr>
          <w:rFonts w:ascii="Times New Roman" w:hAnsi="Times New Roman" w:cs="Times New Roman"/>
        </w:rPr>
        <w:fldChar w:fldCharType="separate"/>
      </w:r>
      <w:r w:rsidR="00E810D4" w:rsidRPr="00E810D4">
        <w:rPr>
          <w:rFonts w:ascii="Times New Roman" w:hAnsi="Times New Roman" w:cs="Times New Roman"/>
          <w:noProof/>
        </w:rPr>
        <w:t>[12]</w:t>
      </w:r>
      <w:r>
        <w:rPr>
          <w:rFonts w:ascii="Times New Roman" w:hAnsi="Times New Roman" w:cs="Times New Roman"/>
        </w:rPr>
        <w:fldChar w:fldCharType="end"/>
      </w:r>
      <w:ins w:id="84" w:author="Tiphanie Raffegeau" w:date="2019-09-09T15:17:00Z">
        <w:r w:rsidR="00E810D4">
          <w:rPr>
            <w:rFonts w:ascii="Times New Roman" w:hAnsi="Times New Roman" w:cs="Times New Roman"/>
          </w:rPr>
          <w:t>,</w:t>
        </w:r>
      </w:ins>
      <w:r>
        <w:rPr>
          <w:rFonts w:ascii="Times New Roman" w:hAnsi="Times New Roman" w:cs="Times New Roman"/>
        </w:rPr>
        <w:t xml:space="preserve"> </w:t>
      </w:r>
      <w:r w:rsidR="00D41180">
        <w:rPr>
          <w:rFonts w:ascii="Times New Roman" w:hAnsi="Times New Roman" w:cs="Times New Roman"/>
        </w:rPr>
        <w:t xml:space="preserve">but </w:t>
      </w:r>
      <w:r>
        <w:rPr>
          <w:rFonts w:ascii="Times New Roman" w:hAnsi="Times New Roman" w:cs="Times New Roman"/>
        </w:rPr>
        <w:t>such approaches</w:t>
      </w:r>
      <w:r w:rsidR="00D41180">
        <w:rPr>
          <w:rFonts w:ascii="Times New Roman" w:hAnsi="Times New Roman" w:cs="Times New Roman"/>
        </w:rPr>
        <w:t xml:space="preserve"> may not be appropriate for more dynamic tasks such as turning without sophisticated safety equipment. </w:t>
      </w:r>
      <w:r>
        <w:rPr>
          <w:rFonts w:ascii="Times New Roman" w:hAnsi="Times New Roman" w:cs="Times New Roman"/>
        </w:rPr>
        <w:t xml:space="preserve">Alternatively, virtual reality (VR) technology provides a unique opportunity to probe the underlying mechanisms of mobility impairments using relatively </w:t>
      </w:r>
      <w:r w:rsidR="00D41180">
        <w:rPr>
          <w:rFonts w:ascii="Times New Roman" w:hAnsi="Times New Roman" w:cs="Times New Roman"/>
        </w:rPr>
        <w:t>safe, low-cost</w:t>
      </w:r>
      <w:r>
        <w:rPr>
          <w:rFonts w:ascii="Times New Roman" w:hAnsi="Times New Roman" w:cs="Times New Roman"/>
        </w:rPr>
        <w:t xml:space="preserve"> VR equipment. VR is an effective means of eliciting mobility-related anxiety; a virtual height illusion can elicit similar standing postural control responses as real-world height manipulations</w:t>
      </w:r>
      <w:ins w:id="85" w:author="Tiphanie Raffegeau" w:date="2019-09-09T15:17:00Z">
        <w:r w:rsidR="00E810D4">
          <w:rPr>
            <w:rFonts w:ascii="Times New Roman" w:hAnsi="Times New Roman" w:cs="Times New Roman"/>
          </w:rPr>
          <w:t xml:space="preserve"> </w:t>
        </w:r>
      </w:ins>
      <w:del w:id="86" w:author="Tiphanie Raffegeau" w:date="2019-09-09T15:17:00Z">
        <w:r w:rsidDel="00E810D4">
          <w:rPr>
            <w:rFonts w:ascii="Times New Roman" w:hAnsi="Times New Roman" w:cs="Times New Roman"/>
          </w:rPr>
          <w:delText>.</w:delText>
        </w:r>
      </w:del>
      <w:r>
        <w:rPr>
          <w:rFonts w:ascii="Times New Roman" w:hAnsi="Times New Roman" w:cs="Times New Roman"/>
        </w:rPr>
        <w:fldChar w:fldCharType="begin" w:fldLock="1"/>
      </w:r>
      <w:r w:rsidR="00E810D4">
        <w:rPr>
          <w:rFonts w:ascii="Times New Roman" w:hAnsi="Times New Roman" w:cs="Times New Roman"/>
        </w:rPr>
        <w:instrText>ADDIN CSL_CITATION {"citationItems":[{"id":"ITEM-1","itemData":{"DOI":"10.1016/J.GAITPOST.2012.02.010","ISSN":"0966-6362","abstract":"Fear and anxiety induced by threatening scenarios, such as standing on elevated surfaces, have been shown to influence postural control in young adults. There is also a need to understand how postural threat influences postural control in populations with balance deficits and risk of falls. However, safety and feasibility issues limit opportunities to place such populations in physically threatening scenarios. Virtual reality (VR) has successfully been used to simulate threatening environments, although it is unclear whether the same postural changes can be elicited by changes in virtual and real threat conditions. Therefore, the purpose of this study was to compare the effects of real and virtual heights on changes to standing postural control, electrodermal activity (EDA) and psycho-social state. Seventeen subjects stood at low and high heights in both real and virtual environments matched in scale and visual detail. A repeated measures ANOVA revealed increases with height, independent of visual environment, in EDA, anxiety, fear, and center of pressure (COP) frequency, and decreases with height in perceived stability, balance confidence and COP amplitude. Interaction effects were seen for fear and COP mean position; where real elicited larger changes with height than VR. This study demonstrates the utility of VR, as simulated heights resulted in changes to postural, autonomic and psycho-social measures similar to those seen at real heights. As a result, VR may be a useful tool for studying threat related changes in postural control in populations at risk of falls, and to screen and rehabilitate balance deficits associated with fear and anxiety.","author":[{"dropping-particle":"","family":"Cleworth","given":"Taylor W.","non-dropping-particle":"","parse-names":false,"suffix":""},{"dropping-particle":"","family":"Horslen","given":"Brian C.","non-dropping-particle":"","parse-names":false,"suffix":""},{"dropping-particle":"","family":"Carpenter","given":"Mark G.","non-dropping-particle":"","parse-names":false,"suffix":""}],"container-title":"Gait &amp; Posture","id":"ITEM-1","issue":"2","issued":{"date-parts":[["2012","6"]]},"page":"172-176","publisher":"Elsevier","title":"Influence of real and virtual heights on standing balance","type":"article-journal","volume":"36"},"uris":["http://www.mendeley.com/documents/?uuid=48715c85-39bd-4697-9fdc-3676006ef9a6","http://www.mendeley.com/documents/?uuid=17884eaf-529b-4312-9e38-7bbd452d35b7"]}],"mendeley":{"formattedCitation":"[13]","plainTextFormattedCitation":"[13]","previouslyFormattedCitation":"&lt;sup&gt;13&lt;/sup&gt;"},"properties":{"noteIndex":0},"schema":"https://github.com/citation-style-language/schema/raw/master/csl-citation.json"}</w:instrText>
      </w:r>
      <w:r>
        <w:rPr>
          <w:rFonts w:ascii="Times New Roman" w:hAnsi="Times New Roman" w:cs="Times New Roman"/>
        </w:rPr>
        <w:fldChar w:fldCharType="separate"/>
      </w:r>
      <w:r w:rsidR="00E810D4" w:rsidRPr="00E810D4">
        <w:rPr>
          <w:rFonts w:ascii="Times New Roman" w:hAnsi="Times New Roman" w:cs="Times New Roman"/>
          <w:noProof/>
        </w:rPr>
        <w:t>[13]</w:t>
      </w:r>
      <w:r>
        <w:rPr>
          <w:rFonts w:ascii="Times New Roman" w:hAnsi="Times New Roman" w:cs="Times New Roman"/>
        </w:rPr>
        <w:fldChar w:fldCharType="end"/>
      </w:r>
      <w:ins w:id="87" w:author="Tiphanie Raffegeau" w:date="2019-09-09T15:17:00Z">
        <w:r w:rsidR="00E810D4">
          <w:rPr>
            <w:rFonts w:ascii="Times New Roman" w:hAnsi="Times New Roman" w:cs="Times New Roman"/>
          </w:rPr>
          <w:t>.</w:t>
        </w:r>
      </w:ins>
      <w:r>
        <w:rPr>
          <w:rFonts w:ascii="Times New Roman" w:hAnsi="Times New Roman" w:cs="Times New Roman"/>
        </w:rPr>
        <w:t xml:space="preserve"> </w:t>
      </w:r>
      <w:r w:rsidR="002F3593">
        <w:rPr>
          <w:rFonts w:ascii="Times New Roman" w:hAnsi="Times New Roman" w:cs="Times New Roman"/>
        </w:rPr>
        <w:t>Yet</w:t>
      </w:r>
      <w:r>
        <w:rPr>
          <w:rFonts w:ascii="Times New Roman" w:hAnsi="Times New Roman" w:cs="Times New Roman"/>
        </w:rPr>
        <w:t>, many existing VR-based studies</w:t>
      </w:r>
      <w:ins w:id="88" w:author="Tiphanie Raffegeau" w:date="2019-09-11T12:14:00Z">
        <w:r w:rsidR="00E3032F">
          <w:rPr>
            <w:rFonts w:ascii="Times New Roman" w:hAnsi="Times New Roman" w:cs="Times New Roman"/>
          </w:rPr>
          <w:t xml:space="preserve"> have</w:t>
        </w:r>
      </w:ins>
      <w:r>
        <w:rPr>
          <w:rFonts w:ascii="Times New Roman" w:hAnsi="Times New Roman" w:cs="Times New Roman"/>
        </w:rPr>
        <w:t xml:space="preserve"> </w:t>
      </w:r>
      <w:r w:rsidR="00D41180">
        <w:rPr>
          <w:rFonts w:ascii="Times New Roman" w:hAnsi="Times New Roman" w:cs="Times New Roman"/>
        </w:rPr>
        <w:t>only examined</w:t>
      </w:r>
      <w:r>
        <w:rPr>
          <w:rFonts w:ascii="Times New Roman" w:hAnsi="Times New Roman" w:cs="Times New Roman"/>
        </w:rPr>
        <w:t xml:space="preserve"> abstract simulations or motor tasks (e.g., treadmill-based walking)</w:t>
      </w:r>
      <w:r>
        <w:rPr>
          <w:rFonts w:ascii="Times New Roman" w:hAnsi="Times New Roman" w:cs="Times New Roman"/>
        </w:rPr>
        <w:fldChar w:fldCharType="begin" w:fldLock="1"/>
      </w:r>
      <w:r w:rsidR="00E810D4">
        <w:rPr>
          <w:rFonts w:ascii="Times New Roman" w:hAnsi="Times New Roman" w:cs="Times New Roman"/>
        </w:rPr>
        <w:instrText>ADDIN CSL_CITATION {"citationItems":[{"id":"ITEM-1","itemData":{"DOI":"10.1016/j.humov.2015.01.012","ISBN":"0167-9457","ISSN":"18727646","PMID":"25687664","abstract":"We implemented a virtual reality system to quantify differences in the use of visual feedback to maintain balance during walking between healthy young (. n=. 12, mean age: 24. years) and healthy old (. n=. 11, 71. years) adults. Subjects walked on a treadmill while watching a speed-matched, virtual hallway with and without mediolateral visual perturbations. A motion capture system tracked center of mass (CoM) motion and foot kinematics. Spectral analysis, detrended fluctuation analysis, and local divergence exponents quantified old and young adults' dynamic response to visual perturbations. Old and young adults walked normally with comparable CoM spectral characteristics, lateral step placement temporal persistence, and local divergence exponents. Perturbed visual flow induced significantly larger changes in mediolateral CoM motion in old vs. young adults. Moreover, visual perturbations disrupted the control of lateral step placement and compromised local dynamic stability more significantly in old than young adults. Advanced age induces a greater reliance on visual feedback to maintain balance during waking, an effect that may compensate for degradations in somatosensation. Our findings are relevant to the early diagnosis of sensory-induced balance impairments and also point to the potential use of virtual reality to evaluate sensory rehabilitation and balance training programs for old adults.","author":[{"dropping-particle":"","family":"Franz","given":"Jason R.","non-dropping-particle":"","parse-names":false,"suffix":""},{"dropping-particle":"","family":"Francis","given":"Carrie A.","non-dropping-particle":"","parse-names":false,"suffix":""},{"dropping-particle":"","family":"Allen","given":"Matthew S.","non-dropping-particle":"","parse-names":false,"suffix":""},{"dropping-particle":"","family":"O’Connor","given":"Shawn M.","non-dropping-particle":"","parse-names":false,"suffix":""},{"dropping-particle":"","family":"Thelen","given":"Darryl G.","non-dropping-particle":"","parse-names":false,"suffix":""},{"dropping-particle":"","family":"O'Connor","given":"Shawn M.","non-dropping-particle":"","parse-names":false,"suffix":""},{"dropping-particle":"","family":"Thelen","given":"Darryl G.","non-dropping-particle":"","parse-names":false,"suffix":""}],"container-title":"Human Movement Science","id":"ITEM-1","issued":{"date-parts":[["2015","4","1"]]},"page":"381-392","publisher":"Elsevier B.V.","title":"Advanced age brings a greater reliance on visual feedback to maintain balance during walking","type":"article-journal","volume":"40"},"uris":["http://www.mendeley.com/documents/?uuid=a4acb3a0-1d1b-4126-8960-04b8c590d4b1"]}],"mendeley":{"formattedCitation":"[5]","plainTextFormattedCitation":"[5]","previouslyFormattedCitation":"&lt;sup&gt;5&lt;/sup&gt;"},"properties":{"noteIndex":0},"schema":"https://github.com/citation-style-language/schema/raw/master/csl-citation.json"}</w:instrText>
      </w:r>
      <w:r>
        <w:rPr>
          <w:rFonts w:ascii="Times New Roman" w:hAnsi="Times New Roman" w:cs="Times New Roman"/>
        </w:rPr>
        <w:fldChar w:fldCharType="separate"/>
      </w:r>
      <w:r w:rsidR="00E810D4" w:rsidRPr="00E810D4">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t xml:space="preserve"> that may not generalize to </w:t>
      </w:r>
      <w:r>
        <w:rPr>
          <w:rFonts w:ascii="Times New Roman" w:hAnsi="Times New Roman" w:cs="Times New Roman"/>
        </w:rPr>
        <w:lastRenderedPageBreak/>
        <w:t xml:space="preserve">daily walking behavior. </w:t>
      </w:r>
      <w:r w:rsidR="00870BD7">
        <w:rPr>
          <w:rFonts w:ascii="Times New Roman" w:hAnsi="Times New Roman" w:cs="Times New Roman"/>
        </w:rPr>
        <w:t>Additionally, it remains unclear if participants become impervious to the virtual height illusion with</w:t>
      </w:r>
      <w:ins w:id="89" w:author="Tiphanie Raffegeau" w:date="2019-09-11T12:14:00Z">
        <w:r w:rsidR="00E3032F">
          <w:rPr>
            <w:rFonts w:ascii="Times New Roman" w:hAnsi="Times New Roman" w:cs="Times New Roman"/>
          </w:rPr>
          <w:t xml:space="preserve"> prolonged</w:t>
        </w:r>
      </w:ins>
      <w:r w:rsidR="00870BD7">
        <w:rPr>
          <w:rFonts w:ascii="Times New Roman" w:hAnsi="Times New Roman" w:cs="Times New Roman"/>
        </w:rPr>
        <w:t xml:space="preserve"> exposure. </w:t>
      </w:r>
      <w:r w:rsidR="00D41180">
        <w:rPr>
          <w:rFonts w:ascii="Times New Roman" w:hAnsi="Times New Roman" w:cs="Times New Roman"/>
        </w:rPr>
        <w:t>The potenti</w:t>
      </w:r>
      <w:r w:rsidR="0058037C">
        <w:rPr>
          <w:rFonts w:ascii="Times New Roman" w:hAnsi="Times New Roman" w:cs="Times New Roman"/>
        </w:rPr>
        <w:t xml:space="preserve">al </w:t>
      </w:r>
      <w:r w:rsidR="00870BD7">
        <w:rPr>
          <w:rFonts w:ascii="Times New Roman" w:hAnsi="Times New Roman" w:cs="Times New Roman"/>
        </w:rPr>
        <w:t xml:space="preserve">utility </w:t>
      </w:r>
      <w:r w:rsidR="0058037C">
        <w:rPr>
          <w:rFonts w:ascii="Times New Roman" w:hAnsi="Times New Roman" w:cs="Times New Roman"/>
        </w:rPr>
        <w:t xml:space="preserve">of VR technology to </w:t>
      </w:r>
      <w:r w:rsidR="00463C79">
        <w:rPr>
          <w:rFonts w:ascii="Times New Roman" w:hAnsi="Times New Roman" w:cs="Times New Roman"/>
        </w:rPr>
        <w:t xml:space="preserve">investigate </w:t>
      </w:r>
      <w:r>
        <w:rPr>
          <w:rFonts w:ascii="Times New Roman" w:hAnsi="Times New Roman" w:cs="Times New Roman"/>
        </w:rPr>
        <w:t>ecological</w:t>
      </w:r>
      <w:r w:rsidR="00463C79">
        <w:rPr>
          <w:rFonts w:ascii="Times New Roman" w:hAnsi="Times New Roman" w:cs="Times New Roman"/>
        </w:rPr>
        <w:t>ly</w:t>
      </w:r>
      <w:r>
        <w:rPr>
          <w:rFonts w:ascii="Times New Roman" w:hAnsi="Times New Roman" w:cs="Times New Roman"/>
        </w:rPr>
        <w:t xml:space="preserve"> valid</w:t>
      </w:r>
      <w:r w:rsidR="0058037C">
        <w:rPr>
          <w:rFonts w:ascii="Times New Roman" w:hAnsi="Times New Roman" w:cs="Times New Roman"/>
        </w:rPr>
        <w:t>, complex locomotion, such as turning, has yet to be fully realized.</w:t>
      </w:r>
      <w:r w:rsidRPr="00CD3C25">
        <w:rPr>
          <w:rFonts w:ascii="Times New Roman" w:hAnsi="Times New Roman" w:cs="Times New Roman"/>
        </w:rPr>
        <w:t xml:space="preserve"> </w:t>
      </w:r>
    </w:p>
    <w:p w14:paraId="57330AA6" w14:textId="6E0C0FD1" w:rsidR="006C3C28" w:rsidRDefault="006C3C28" w:rsidP="006C3C28">
      <w:pPr>
        <w:spacing w:line="480" w:lineRule="auto"/>
        <w:ind w:firstLine="720"/>
        <w:rPr>
          <w:rFonts w:ascii="Times New Roman" w:hAnsi="Times New Roman" w:cs="Times New Roman"/>
        </w:rPr>
      </w:pPr>
      <w:r>
        <w:rPr>
          <w:rFonts w:ascii="Times New Roman" w:hAnsi="Times New Roman" w:cs="Times New Roman"/>
        </w:rPr>
        <w:t xml:space="preserve">The purpose of this study was to determine the efficacy of using a realistic VR simulation to induce mobility-related anxiety during turning in healthy adults. A secondary aim </w:t>
      </w:r>
      <w:del w:id="90" w:author="Tiphanie Raffegeau" w:date="2019-09-11T12:14:00Z">
        <w:r w:rsidDel="00E3032F">
          <w:rPr>
            <w:rFonts w:ascii="Times New Roman" w:hAnsi="Times New Roman" w:cs="Times New Roman"/>
          </w:rPr>
          <w:delText xml:space="preserve">of this study </w:delText>
        </w:r>
      </w:del>
      <w:r>
        <w:rPr>
          <w:rFonts w:ascii="Times New Roman" w:hAnsi="Times New Roman" w:cs="Times New Roman"/>
        </w:rPr>
        <w:t xml:space="preserve">was to determine the rate of </w:t>
      </w:r>
      <w:del w:id="91" w:author="Tiphanie Raffegeau" w:date="2019-09-11T12:14:00Z">
        <w:r w:rsidDel="00E3032F">
          <w:rPr>
            <w:rFonts w:ascii="Times New Roman" w:hAnsi="Times New Roman" w:cs="Times New Roman"/>
          </w:rPr>
          <w:delText xml:space="preserve">acclimation </w:delText>
        </w:r>
      </w:del>
      <w:ins w:id="92" w:author="Tiphanie Raffegeau" w:date="2019-09-11T12:14:00Z">
        <w:r w:rsidR="00E3032F">
          <w:rPr>
            <w:rFonts w:ascii="Times New Roman" w:hAnsi="Times New Roman" w:cs="Times New Roman"/>
          </w:rPr>
          <w:t xml:space="preserve">adaptation </w:t>
        </w:r>
      </w:ins>
      <w:r>
        <w:rPr>
          <w:rFonts w:ascii="Times New Roman" w:hAnsi="Times New Roman" w:cs="Times New Roman"/>
        </w:rPr>
        <w:t>to the VR illusion. We developed this method</w:t>
      </w:r>
      <w:del w:id="93" w:author="Tiphanie Raffegeau" w:date="2019-09-11T12:14:00Z">
        <w:r w:rsidDel="00682E14">
          <w:rPr>
            <w:rFonts w:ascii="Times New Roman" w:hAnsi="Times New Roman" w:cs="Times New Roman"/>
          </w:rPr>
          <w:delText>ology</w:delText>
        </w:r>
      </w:del>
      <w:r>
        <w:rPr>
          <w:rFonts w:ascii="Times New Roman" w:hAnsi="Times New Roman" w:cs="Times New Roman"/>
        </w:rPr>
        <w:t xml:space="preserve"> with the aim of </w:t>
      </w:r>
      <w:ins w:id="94" w:author="Tiphanie Raffegeau" w:date="2019-09-11T12:15:00Z">
        <w:r w:rsidR="00682E14">
          <w:rPr>
            <w:rFonts w:ascii="Times New Roman" w:hAnsi="Times New Roman" w:cs="Times New Roman"/>
          </w:rPr>
          <w:t xml:space="preserve">using the approach in the future to investigate </w:t>
        </w:r>
      </w:ins>
      <w:del w:id="95" w:author="Tiphanie Raffegeau" w:date="2019-09-11T12:15:00Z">
        <w:r w:rsidDel="00682E14">
          <w:rPr>
            <w:rFonts w:ascii="Times New Roman" w:hAnsi="Times New Roman" w:cs="Times New Roman"/>
          </w:rPr>
          <w:delText xml:space="preserve">investigating </w:delText>
        </w:r>
      </w:del>
      <w:r>
        <w:rPr>
          <w:rFonts w:ascii="Times New Roman" w:hAnsi="Times New Roman" w:cs="Times New Roman"/>
        </w:rPr>
        <w:t xml:space="preserve">fear of falling in older adults and </w:t>
      </w:r>
      <w:del w:id="96" w:author="Tiphanie Raffegeau" w:date="2019-09-11T12:15:00Z">
        <w:r w:rsidDel="00682E14">
          <w:rPr>
            <w:rFonts w:ascii="Times New Roman" w:hAnsi="Times New Roman" w:cs="Times New Roman"/>
          </w:rPr>
          <w:delText>to inform other researchers about the</w:delText>
        </w:r>
      </w:del>
      <w:ins w:id="97" w:author="Tiphanie Raffegeau" w:date="2019-09-11T12:15:00Z">
        <w:r w:rsidR="00682E14">
          <w:rPr>
            <w:rFonts w:ascii="Times New Roman" w:hAnsi="Times New Roman" w:cs="Times New Roman"/>
          </w:rPr>
          <w:t>examine the viability of</w:t>
        </w:r>
      </w:ins>
      <w:r>
        <w:rPr>
          <w:rFonts w:ascii="Times New Roman" w:hAnsi="Times New Roman" w:cs="Times New Roman"/>
        </w:rPr>
        <w:t xml:space="preserve"> </w:t>
      </w:r>
      <w:del w:id="98" w:author="Tiphanie Raffegeau" w:date="2019-09-11T12:15:00Z">
        <w:r w:rsidDel="00682E14">
          <w:rPr>
            <w:rFonts w:ascii="Times New Roman" w:hAnsi="Times New Roman" w:cs="Times New Roman"/>
          </w:rPr>
          <w:delText xml:space="preserve">potential of </w:delText>
        </w:r>
      </w:del>
      <w:r w:rsidR="002F3593">
        <w:rPr>
          <w:rFonts w:ascii="Times New Roman" w:hAnsi="Times New Roman" w:cs="Times New Roman"/>
        </w:rPr>
        <w:t xml:space="preserve">using </w:t>
      </w:r>
      <w:r>
        <w:rPr>
          <w:rFonts w:ascii="Times New Roman" w:hAnsi="Times New Roman" w:cs="Times New Roman"/>
        </w:rPr>
        <w:t>VR for studying the effects of the mobility-related anxiety on dynamic locomotor tasks.</w:t>
      </w:r>
    </w:p>
    <w:p w14:paraId="1115B63F" w14:textId="0483E68C" w:rsidR="00734532" w:rsidRDefault="00734532" w:rsidP="003A704A">
      <w:pPr>
        <w:spacing w:line="480" w:lineRule="auto"/>
        <w:rPr>
          <w:rFonts w:ascii="Times New Roman" w:hAnsi="Times New Roman" w:cs="Times New Roman"/>
        </w:rPr>
      </w:pPr>
      <w:del w:id="99" w:author="Tiphanie Raffegeau" w:date="2019-09-11T14:30:00Z">
        <w:r w:rsidDel="005D0753">
          <w:rPr>
            <w:rFonts w:ascii="Times New Roman" w:hAnsi="Times New Roman" w:cs="Times New Roman"/>
          </w:rPr>
          <w:delText>METHODS</w:delText>
        </w:r>
      </w:del>
      <w:ins w:id="100" w:author="Tiphanie Raffegeau" w:date="2019-09-11T14:30:00Z">
        <w:r w:rsidR="00884CD5">
          <w:rPr>
            <w:rFonts w:ascii="Times New Roman" w:hAnsi="Times New Roman" w:cs="Times New Roman"/>
          </w:rPr>
          <w:t>2.</w:t>
        </w:r>
        <w:r w:rsidR="005D0753">
          <w:rPr>
            <w:rFonts w:ascii="Times New Roman" w:hAnsi="Times New Roman" w:cs="Times New Roman"/>
          </w:rPr>
          <w:t xml:space="preserve"> Methods</w:t>
        </w:r>
      </w:ins>
    </w:p>
    <w:p w14:paraId="5DC2ED50" w14:textId="0A0A7134" w:rsidR="007A0EA4" w:rsidRDefault="00C90F63" w:rsidP="003A704A">
      <w:pPr>
        <w:spacing w:line="480" w:lineRule="auto"/>
        <w:ind w:firstLine="720"/>
        <w:rPr>
          <w:rFonts w:ascii="Times New Roman" w:hAnsi="Times New Roman" w:cs="Times New Roman"/>
        </w:rPr>
      </w:pPr>
      <w:r>
        <w:rPr>
          <w:rFonts w:ascii="Times New Roman" w:hAnsi="Times New Roman" w:cs="Times New Roman"/>
        </w:rPr>
        <w:t xml:space="preserve">All procedures were approved by the </w:t>
      </w:r>
      <w:r w:rsidR="00926301">
        <w:rPr>
          <w:rFonts w:ascii="Times New Roman" w:hAnsi="Times New Roman" w:cs="Times New Roman"/>
        </w:rPr>
        <w:t xml:space="preserve">University’s </w:t>
      </w:r>
      <w:r>
        <w:rPr>
          <w:rFonts w:ascii="Times New Roman" w:hAnsi="Times New Roman" w:cs="Times New Roman"/>
        </w:rPr>
        <w:t>Institutional Review Board</w:t>
      </w:r>
      <w:ins w:id="101" w:author="Tiphanie Raffegeau" w:date="2019-09-11T12:16:00Z">
        <w:r w:rsidR="00682E14">
          <w:rPr>
            <w:rFonts w:ascii="Times New Roman" w:hAnsi="Times New Roman" w:cs="Times New Roman"/>
          </w:rPr>
          <w:t xml:space="preserve"> and informed consent was provided</w:t>
        </w:r>
      </w:ins>
      <w:r>
        <w:rPr>
          <w:rFonts w:ascii="Times New Roman" w:hAnsi="Times New Roman" w:cs="Times New Roman"/>
        </w:rPr>
        <w:t xml:space="preserve">. </w:t>
      </w:r>
      <w:r w:rsidR="00490AC7">
        <w:rPr>
          <w:rFonts w:ascii="Times New Roman" w:hAnsi="Times New Roman" w:cs="Times New Roman"/>
        </w:rPr>
        <w:t xml:space="preserve">Participants were excluded if they had any neurological, orthopedic, or cardiovascular </w:t>
      </w:r>
      <w:r w:rsidR="002C2EE5">
        <w:rPr>
          <w:rFonts w:ascii="Times New Roman" w:hAnsi="Times New Roman" w:cs="Times New Roman"/>
        </w:rPr>
        <w:t xml:space="preserve">conditions </w:t>
      </w:r>
      <w:r w:rsidR="00490AC7">
        <w:rPr>
          <w:rFonts w:ascii="Times New Roman" w:hAnsi="Times New Roman" w:cs="Times New Roman"/>
        </w:rPr>
        <w:t xml:space="preserve">that would affect walking, or if they suffered </w:t>
      </w:r>
      <w:r w:rsidR="00490AC7" w:rsidRPr="00DC4116">
        <w:rPr>
          <w:rFonts w:ascii="Times New Roman" w:hAnsi="Times New Roman" w:cs="Times New Roman"/>
        </w:rPr>
        <w:t>from excessive motion sickness</w:t>
      </w:r>
      <w:r w:rsidR="00AE0D36" w:rsidRPr="00DC4116">
        <w:rPr>
          <w:rFonts w:ascii="Times New Roman" w:hAnsi="Times New Roman" w:cs="Times New Roman"/>
        </w:rPr>
        <w:t xml:space="preserve"> or vertigo</w:t>
      </w:r>
      <w:del w:id="102" w:author="Tiphanie Raffegeau" w:date="2019-09-11T12:16:00Z">
        <w:r w:rsidR="00490AC7" w:rsidRPr="00DC4116" w:rsidDel="00682E14">
          <w:rPr>
            <w:rFonts w:ascii="Times New Roman" w:hAnsi="Times New Roman" w:cs="Times New Roman"/>
          </w:rPr>
          <w:delText xml:space="preserve">. </w:delText>
        </w:r>
        <w:r w:rsidRPr="00DC4116" w:rsidDel="00682E14">
          <w:rPr>
            <w:rFonts w:ascii="Times New Roman" w:hAnsi="Times New Roman" w:cs="Times New Roman"/>
          </w:rPr>
          <w:delText>After providing informed consent</w:delText>
        </w:r>
      </w:del>
      <w:ins w:id="103" w:author="Tiphanie Raffegeau" w:date="2019-09-11T12:16:00Z">
        <w:r w:rsidR="00682E14">
          <w:rPr>
            <w:rFonts w:ascii="Times New Roman" w:hAnsi="Times New Roman" w:cs="Times New Roman"/>
          </w:rPr>
          <w:t xml:space="preserve"> Altogether</w:t>
        </w:r>
      </w:ins>
      <w:r w:rsidRPr="00DC4116">
        <w:rPr>
          <w:rFonts w:ascii="Times New Roman" w:hAnsi="Times New Roman" w:cs="Times New Roman"/>
        </w:rPr>
        <w:t>, 10</w:t>
      </w:r>
      <w:r w:rsidR="00734532" w:rsidRPr="00DC4116">
        <w:rPr>
          <w:rFonts w:ascii="Times New Roman" w:hAnsi="Times New Roman" w:cs="Times New Roman"/>
        </w:rPr>
        <w:t xml:space="preserve"> healthy participants (</w:t>
      </w:r>
      <w:r w:rsidR="00DC4116" w:rsidRPr="003A704A">
        <w:rPr>
          <w:rFonts w:ascii="Times New Roman" w:hAnsi="Times New Roman" w:cs="Times New Roman"/>
          <w:i/>
          <w:noProof/>
        </w:rPr>
        <w:t xml:space="preserve">M </w:t>
      </w:r>
      <w:r w:rsidR="00AC7E9D">
        <w:rPr>
          <w:rFonts w:ascii="Times New Roman" w:hAnsi="Times New Roman" w:cs="Times New Roman"/>
          <w:noProof/>
        </w:rPr>
        <w:t>age = 28</w:t>
      </w:r>
      <w:r w:rsidR="00DC4116" w:rsidRPr="003A704A">
        <w:rPr>
          <w:rFonts w:ascii="Times New Roman" w:hAnsi="Times New Roman" w:cs="Times New Roman"/>
          <w:noProof/>
        </w:rPr>
        <w:t>.5</w:t>
      </w:r>
      <w:r w:rsidR="00DC4116" w:rsidRPr="003A704A">
        <w:rPr>
          <w:rFonts w:ascii="Times New Roman" w:hAnsi="Times New Roman" w:cs="Times New Roman"/>
          <w:i/>
          <w:noProof/>
        </w:rPr>
        <w:t xml:space="preserve"> </w:t>
      </w:r>
      <w:r w:rsidR="00DC4116" w:rsidRPr="003A704A">
        <w:rPr>
          <w:rFonts w:ascii="Times New Roman" w:hAnsi="Times New Roman" w:cs="Times New Roman"/>
          <w:noProof/>
          <w:u w:val="single"/>
        </w:rPr>
        <w:t>+</w:t>
      </w:r>
      <w:r w:rsidR="00DC4116" w:rsidRPr="003A704A">
        <w:rPr>
          <w:rFonts w:ascii="Times New Roman" w:hAnsi="Times New Roman" w:cs="Times New Roman"/>
          <w:noProof/>
        </w:rPr>
        <w:t xml:space="preserve"> </w:t>
      </w:r>
      <w:r w:rsidR="00AC7E9D">
        <w:rPr>
          <w:rFonts w:ascii="Times New Roman" w:hAnsi="Times New Roman" w:cs="Times New Roman"/>
          <w:noProof/>
        </w:rPr>
        <w:t>8.5</w:t>
      </w:r>
      <w:r w:rsidR="00DC4116" w:rsidRPr="003A704A">
        <w:rPr>
          <w:rFonts w:ascii="Times New Roman" w:hAnsi="Times New Roman" w:cs="Times New Roman"/>
        </w:rPr>
        <w:t xml:space="preserve"> years</w:t>
      </w:r>
      <w:r w:rsidR="00AC7E9D">
        <w:rPr>
          <w:rFonts w:ascii="Times New Roman" w:hAnsi="Times New Roman" w:cs="Times New Roman"/>
        </w:rPr>
        <w:t>, five women</w:t>
      </w:r>
      <w:r w:rsidR="00734532" w:rsidRPr="00DC4116">
        <w:rPr>
          <w:rFonts w:ascii="Times New Roman" w:hAnsi="Times New Roman" w:cs="Times New Roman"/>
        </w:rPr>
        <w:t>)</w:t>
      </w:r>
      <w:r w:rsidR="00734532">
        <w:rPr>
          <w:rFonts w:ascii="Times New Roman" w:hAnsi="Times New Roman" w:cs="Times New Roman"/>
        </w:rPr>
        <w:t xml:space="preserve"> </w:t>
      </w:r>
      <w:r w:rsidR="00D623BD">
        <w:rPr>
          <w:rFonts w:ascii="Times New Roman" w:hAnsi="Times New Roman" w:cs="Times New Roman"/>
        </w:rPr>
        <w:t xml:space="preserve">reported normal </w:t>
      </w:r>
      <w:r w:rsidR="0004209A">
        <w:rPr>
          <w:rFonts w:ascii="Times New Roman" w:hAnsi="Times New Roman" w:cs="Times New Roman"/>
        </w:rPr>
        <w:t>visual</w:t>
      </w:r>
      <w:r w:rsidR="00DC4116" w:rsidRPr="00E810D4">
        <w:rPr>
          <w:rFonts w:ascii="Times New Roman" w:hAnsi="Times New Roman" w:cs="Times New Roman"/>
        </w:rPr>
        <w:t xml:space="preserve"> (Snellen eye test</w:t>
      </w:r>
      <w:del w:id="104" w:author="Tiphanie Raffegeau" w:date="2019-09-09T15:43:00Z">
        <w:r w:rsidR="00DC4116" w:rsidRPr="00E810D4" w:rsidDel="00F429B2">
          <w:rPr>
            <w:rFonts w:ascii="Times New Roman" w:hAnsi="Times New Roman" w:cs="Times New Roman"/>
          </w:rPr>
          <w:delText>)</w:delText>
        </w:r>
      </w:del>
      <w:ins w:id="105" w:author="Tiphanie Raffegeau" w:date="2019-09-09T15:17:00Z">
        <w:r w:rsidR="00E810D4" w:rsidRPr="007D179C">
          <w:rPr>
            <w:rFonts w:ascii="Times New Roman" w:hAnsi="Times New Roman" w:cs="Times New Roman"/>
          </w:rPr>
          <w:t xml:space="preserve"> </w:t>
        </w:r>
      </w:ins>
      <w:del w:id="106" w:author="Tiphanie Raffegeau" w:date="2019-09-09T15:17:00Z">
        <w:r w:rsidR="00D623BD" w:rsidRPr="004B5A8F" w:rsidDel="00E810D4">
          <w:rPr>
            <w:rFonts w:ascii="Times New Roman" w:hAnsi="Times New Roman" w:cs="Times New Roman"/>
          </w:rPr>
          <w:delText>,</w:delText>
        </w:r>
      </w:del>
      <w:r w:rsidR="00782CDE" w:rsidRPr="00E810D4">
        <w:rPr>
          <w:rFonts w:ascii="Times New Roman" w:hAnsi="Times New Roman" w:cs="Times New Roman"/>
          <w:rPrChange w:id="107" w:author="Tiphanie Raffegeau" w:date="2019-09-09T15:18:00Z">
            <w:rPr>
              <w:rFonts w:ascii="Times New Roman" w:hAnsi="Times New Roman" w:cs="Times New Roman"/>
              <w:vertAlign w:val="superscript"/>
            </w:rPr>
          </w:rPrChange>
        </w:rPr>
        <w:fldChar w:fldCharType="begin" w:fldLock="1"/>
      </w:r>
      <w:r w:rsidR="00E810D4" w:rsidRPr="00E810D4">
        <w:rPr>
          <w:rFonts w:ascii="Times New Roman" w:hAnsi="Times New Roman" w:cs="Times New Roman"/>
          <w:rPrChange w:id="108" w:author="Tiphanie Raffegeau" w:date="2019-09-09T15:18:00Z">
            <w:rPr>
              <w:rFonts w:ascii="Times New Roman" w:hAnsi="Times New Roman" w:cs="Times New Roman"/>
              <w:vertAlign w:val="superscript"/>
            </w:rPr>
          </w:rPrChange>
        </w:rPr>
        <w:instrText>ADDIN CSL_CITATION {"citationItems":[{"id":"ITEM-1","itemData":{"DOI":"10.1007/s00221-010-2300-9","ISBN":"0022101023009","ISSN":"0014-4819, 1432-1106","PMID":"20512484","abstract":"Older adults at high risk of falling look away prematurely from targets they are stepping on in order to ﬁxate future constraints in their walking path. This gaze behaviour is associated with decreased stepping accuracy and precision. The aims of the present study were to determine whether this apparently maladaptive gaze behaviour can be altered through intervention and to measure any corresponding improvements in stepping performance. Sixteen older adults, randomly placed into a control or intervention group, walked a 10-m path placing their feet into targets while their gaze direction and lower limb kinematics were measured. On average, both groups looked away from a stepping target around 100 ms prior to foot contact and the extent of early gaze transfer correlated with stepping errors. The participants returned on a separate day and repeated the experiment; however, the intervention group was instructed to maintain gaze on each target until heel contact. Following intervention, on average participants delayed gaze transfer from the ﬁrst target until after heel contact and this change in behaviour resulted in a signiﬁcant reduction in stepping errors. We propose that suboptimal visual sampling strategies contribute to the incidence of falls in the elderly.","author":[{"dropping-particle":"","family":"Young","given":"William R.","non-dropping-particle":"","parse-names":false,"suffix":""},{"dropping-particle":"","family":"Hollands","given":"Mark A.","non-dropping-particle":"","parse-names":false,"suffix":""}],"container-title":"Experimental Brain Research","id":"ITEM-1","issue":"1","issued":{"date-parts":[["2010","7"]]},"language":"en","page":"103-113","title":"Can telling older adults where to look reduce falls? Evidence for a causal link between inappropriate visual sampling and suboptimal stepping performance","title-short":"Can telling older adults where to look reduce fall","type":"article-journal","volume":"204"},"uris":["http://www.mendeley.com/documents/?uuid=11c4cdf3-5b13-47b4-9559-57d0cd4a7593","http://www.mendeley.com/documents/?uuid=91da8994-a9ce-4e00-8892-d025d6751150"]}],"mendeley":{"formattedCitation":"[14]","plainTextFormattedCitation":"[14]","previouslyFormattedCitation":"&lt;sup&gt;14&lt;/sup&gt;"},"properties":{"noteIndex":0},"schema":"https://github.com/citation-style-language/schema/raw/master/csl-citation.json"}</w:instrText>
      </w:r>
      <w:r w:rsidR="00782CDE" w:rsidRPr="00E810D4">
        <w:rPr>
          <w:rFonts w:ascii="Times New Roman" w:hAnsi="Times New Roman" w:cs="Times New Roman"/>
          <w:rPrChange w:id="109" w:author="Tiphanie Raffegeau" w:date="2019-09-09T15:18:00Z">
            <w:rPr>
              <w:rFonts w:ascii="Times New Roman" w:hAnsi="Times New Roman" w:cs="Times New Roman"/>
              <w:vertAlign w:val="superscript"/>
            </w:rPr>
          </w:rPrChange>
        </w:rPr>
        <w:fldChar w:fldCharType="separate"/>
      </w:r>
      <w:r w:rsidR="00E810D4" w:rsidRPr="00E810D4">
        <w:rPr>
          <w:rFonts w:ascii="Times New Roman" w:hAnsi="Times New Roman" w:cs="Times New Roman"/>
          <w:noProof/>
        </w:rPr>
        <w:t>[14]</w:t>
      </w:r>
      <w:r w:rsidR="00782CDE" w:rsidRPr="00E810D4">
        <w:rPr>
          <w:rFonts w:ascii="Times New Roman" w:hAnsi="Times New Roman" w:cs="Times New Roman"/>
          <w:rPrChange w:id="110" w:author="Tiphanie Raffegeau" w:date="2019-09-09T15:18:00Z">
            <w:rPr>
              <w:rFonts w:ascii="Times New Roman" w:hAnsi="Times New Roman" w:cs="Times New Roman"/>
              <w:vertAlign w:val="superscript"/>
            </w:rPr>
          </w:rPrChange>
        </w:rPr>
        <w:fldChar w:fldCharType="end"/>
      </w:r>
      <w:ins w:id="111" w:author="Tiphanie Raffegeau" w:date="2019-09-09T15:43:00Z">
        <w:r w:rsidR="00F429B2">
          <w:rPr>
            <w:rFonts w:ascii="Times New Roman" w:hAnsi="Times New Roman" w:cs="Times New Roman"/>
          </w:rPr>
          <w:t>)</w:t>
        </w:r>
      </w:ins>
      <w:ins w:id="112" w:author="Tiphanie Raffegeau" w:date="2019-09-09T15:18:00Z">
        <w:r w:rsidR="00E810D4" w:rsidRPr="00E810D4">
          <w:rPr>
            <w:rFonts w:ascii="Times New Roman" w:hAnsi="Times New Roman" w:cs="Times New Roman"/>
            <w:rPrChange w:id="113" w:author="Tiphanie Raffegeau" w:date="2019-09-09T15:18:00Z">
              <w:rPr>
                <w:rFonts w:ascii="Times New Roman" w:hAnsi="Times New Roman" w:cs="Times New Roman"/>
                <w:vertAlign w:val="superscript"/>
              </w:rPr>
            </w:rPrChange>
          </w:rPr>
          <w:t>,</w:t>
        </w:r>
      </w:ins>
      <w:ins w:id="114" w:author="Tiphanie Raffegeau" w:date="2019-09-09T15:17:00Z">
        <w:r w:rsidR="00E810D4" w:rsidRPr="00E810D4">
          <w:rPr>
            <w:rFonts w:ascii="Times New Roman" w:hAnsi="Times New Roman" w:cs="Times New Roman"/>
            <w:rPrChange w:id="115" w:author="Tiphanie Raffegeau" w:date="2019-09-09T15:18:00Z">
              <w:rPr>
                <w:rFonts w:ascii="Times New Roman" w:hAnsi="Times New Roman" w:cs="Times New Roman"/>
                <w:vertAlign w:val="superscript"/>
              </w:rPr>
            </w:rPrChange>
          </w:rPr>
          <w:t xml:space="preserve"> </w:t>
        </w:r>
      </w:ins>
      <w:del w:id="116" w:author="Tiphanie Raffegeau" w:date="2019-09-09T15:17:00Z">
        <w:r w:rsidR="0004209A" w:rsidRPr="00E810D4" w:rsidDel="00E810D4">
          <w:rPr>
            <w:rFonts w:ascii="Times New Roman" w:hAnsi="Times New Roman" w:cs="Times New Roman"/>
          </w:rPr>
          <w:delText xml:space="preserve"> </w:delText>
        </w:r>
      </w:del>
      <w:r w:rsidR="0004209A" w:rsidRPr="007D179C">
        <w:rPr>
          <w:rFonts w:ascii="Times New Roman" w:hAnsi="Times New Roman" w:cs="Times New Roman"/>
        </w:rPr>
        <w:t>cognitive</w:t>
      </w:r>
      <w:r w:rsidR="00DC4116" w:rsidRPr="004B5A8F">
        <w:rPr>
          <w:rFonts w:ascii="Times New Roman" w:hAnsi="Times New Roman" w:cs="Times New Roman"/>
        </w:rPr>
        <w:t xml:space="preserve"> (Stroop</w:t>
      </w:r>
      <w:ins w:id="117" w:author="Tiphanie Raffegeau" w:date="2019-09-09T15:18:00Z">
        <w:r w:rsidR="00E810D4" w:rsidRPr="004B5A8F">
          <w:rPr>
            <w:rFonts w:ascii="Times New Roman" w:hAnsi="Times New Roman" w:cs="Times New Roman"/>
          </w:rPr>
          <w:t xml:space="preserve"> </w:t>
        </w:r>
      </w:ins>
      <w:del w:id="118" w:author="Tiphanie Raffegeau" w:date="2019-09-09T15:18:00Z">
        <w:r w:rsidR="00D623BD" w:rsidRPr="00475CCA" w:rsidDel="00E810D4">
          <w:rPr>
            <w:rFonts w:ascii="Times New Roman" w:hAnsi="Times New Roman" w:cs="Times New Roman"/>
          </w:rPr>
          <w:delText>,</w:delText>
        </w:r>
      </w:del>
      <w:r w:rsidR="00782CDE" w:rsidRPr="00E810D4">
        <w:rPr>
          <w:rFonts w:ascii="Times New Roman" w:hAnsi="Times New Roman" w:cs="Times New Roman"/>
          <w:rPrChange w:id="119" w:author="Tiphanie Raffegeau" w:date="2019-09-09T15:18:00Z">
            <w:rPr>
              <w:rFonts w:ascii="Times New Roman" w:hAnsi="Times New Roman" w:cs="Times New Roman"/>
              <w:vertAlign w:val="superscript"/>
            </w:rPr>
          </w:rPrChange>
        </w:rPr>
        <w:fldChar w:fldCharType="begin" w:fldLock="1"/>
      </w:r>
      <w:r w:rsidR="00E810D4" w:rsidRPr="00E810D4">
        <w:rPr>
          <w:rFonts w:ascii="Times New Roman" w:hAnsi="Times New Roman" w:cs="Times New Roman"/>
          <w:rPrChange w:id="120" w:author="Tiphanie Raffegeau" w:date="2019-09-09T15:18:00Z">
            <w:rPr>
              <w:rFonts w:ascii="Times New Roman" w:hAnsi="Times New Roman" w:cs="Times New Roman"/>
              <w:vertAlign w:val="superscript"/>
            </w:rPr>
          </w:rPrChange>
        </w:rPr>
        <w:instrText>ADDIN CSL_CITATION {"citationItems":[{"id":"ITEM-1","itemData":{"DOI":"10.1016/0001-6918(66)90004-7","ISBN":"0001-6918 (Print)","ISSN":"00016918","PMID":"5328883","abstract":"Based on speed of reading color names, naming color patches, and naming colors printed in incongruous colors, the test yields highly reliable measures of individual differences in personal tempo, color-naming difficulty and interference proneness. In diverse fields--perception, learning, drive, cognitive style, etc.--significant relation-ships have been found. Stroop scores share relatively little variance in common with the perceptual and personality spheres, but are apparent in the cognitive realm.","author":[{"dropping-particle":"","family":"Jensen","given":"Arthur R.","non-dropping-particle":"","parse-names":false,"suffix":""},{"dropping-particle":"","family":"Rohwer","given":"William D.","non-dropping-particle":"","parse-names":false,"suffix":""}],"container-title":"Acta Psychologica","id":"ITEM-1","issue":"C","issued":{"date-parts":[["1966"]]},"page":"36-93","title":"The Stroop Color-Word test: a review","type":"article-journal","volume":"25"},"uris":["http://www.mendeley.com/documents/?uuid=711f0ed3-f702-4dfe-8a80-15050ce278f7"]}],"mendeley":{"formattedCitation":"[15]","plainTextFormattedCitation":"[15]","previouslyFormattedCitation":"&lt;sup&gt;15&lt;/sup&gt;"},"properties":{"noteIndex":0},"schema":"https://github.com/citation-style-language/schema/raw/master/csl-citation.json"}</w:instrText>
      </w:r>
      <w:r w:rsidR="00782CDE" w:rsidRPr="00E810D4">
        <w:rPr>
          <w:rFonts w:ascii="Times New Roman" w:hAnsi="Times New Roman" w:cs="Times New Roman"/>
          <w:rPrChange w:id="121" w:author="Tiphanie Raffegeau" w:date="2019-09-09T15:18:00Z">
            <w:rPr>
              <w:rFonts w:ascii="Times New Roman" w:hAnsi="Times New Roman" w:cs="Times New Roman"/>
              <w:vertAlign w:val="superscript"/>
            </w:rPr>
          </w:rPrChange>
        </w:rPr>
        <w:fldChar w:fldCharType="separate"/>
      </w:r>
      <w:r w:rsidR="00E810D4" w:rsidRPr="00E810D4">
        <w:rPr>
          <w:rFonts w:ascii="Times New Roman" w:hAnsi="Times New Roman" w:cs="Times New Roman"/>
          <w:noProof/>
        </w:rPr>
        <w:t>[15]</w:t>
      </w:r>
      <w:r w:rsidR="00782CDE" w:rsidRPr="00E810D4">
        <w:rPr>
          <w:rFonts w:ascii="Times New Roman" w:hAnsi="Times New Roman" w:cs="Times New Roman"/>
          <w:rPrChange w:id="122" w:author="Tiphanie Raffegeau" w:date="2019-09-09T15:18:00Z">
            <w:rPr>
              <w:rFonts w:ascii="Times New Roman" w:hAnsi="Times New Roman" w:cs="Times New Roman"/>
              <w:vertAlign w:val="superscript"/>
            </w:rPr>
          </w:rPrChange>
        </w:rPr>
        <w:fldChar w:fldCharType="end"/>
      </w:r>
      <w:ins w:id="123" w:author="Tiphanie Raffegeau" w:date="2019-09-09T15:18:00Z">
        <w:r w:rsidR="00E810D4" w:rsidRPr="00E810D4">
          <w:rPr>
            <w:rFonts w:ascii="Times New Roman" w:hAnsi="Times New Roman" w:cs="Times New Roman"/>
            <w:rPrChange w:id="124" w:author="Tiphanie Raffegeau" w:date="2019-09-09T15:18:00Z">
              <w:rPr>
                <w:rFonts w:ascii="Times New Roman" w:hAnsi="Times New Roman" w:cs="Times New Roman"/>
                <w:vertAlign w:val="superscript"/>
              </w:rPr>
            </w:rPrChange>
          </w:rPr>
          <w:t>,</w:t>
        </w:r>
      </w:ins>
      <w:r w:rsidR="00DC4116" w:rsidRPr="00E810D4">
        <w:rPr>
          <w:rFonts w:ascii="Times New Roman" w:hAnsi="Times New Roman" w:cs="Times New Roman"/>
        </w:rPr>
        <w:t xml:space="preserve"> Trail Making Test</w:t>
      </w:r>
      <w:ins w:id="125" w:author="Tiphanie Raffegeau" w:date="2019-09-09T15:18:00Z">
        <w:r w:rsidR="00E810D4" w:rsidRPr="007D179C">
          <w:rPr>
            <w:rFonts w:ascii="Times New Roman" w:hAnsi="Times New Roman" w:cs="Times New Roman"/>
          </w:rPr>
          <w:t xml:space="preserve"> </w:t>
        </w:r>
      </w:ins>
      <w:del w:id="126" w:author="Tiphanie Raffegeau" w:date="2019-09-09T15:18:00Z">
        <w:r w:rsidR="00DC4116" w:rsidRPr="004B5A8F" w:rsidDel="00E810D4">
          <w:rPr>
            <w:rFonts w:ascii="Times New Roman" w:hAnsi="Times New Roman" w:cs="Times New Roman"/>
          </w:rPr>
          <w:delText>)</w:delText>
        </w:r>
        <w:r w:rsidR="001D55CB" w:rsidRPr="004B5A8F" w:rsidDel="00E810D4">
          <w:rPr>
            <w:rFonts w:ascii="Times New Roman" w:hAnsi="Times New Roman" w:cs="Times New Roman"/>
          </w:rPr>
          <w:delText>,</w:delText>
        </w:r>
      </w:del>
      <w:r w:rsidR="00782CDE" w:rsidRPr="007D179C">
        <w:rPr>
          <w:rFonts w:ascii="Times New Roman" w:hAnsi="Times New Roman" w:cs="Times New Roman"/>
        </w:rPr>
        <w:fldChar w:fldCharType="begin" w:fldLock="1"/>
      </w:r>
      <w:r w:rsidR="00E810D4" w:rsidRPr="00E810D4">
        <w:rPr>
          <w:rFonts w:ascii="Times New Roman" w:hAnsi="Times New Roman" w:cs="Times New Roman"/>
        </w:rPr>
        <w:instrText>ADDIN CSL_CITATION {"citationItems":[{"id":"ITEM-1","itemData":{"DOI":"10.1017/S1355617709090626","ISBN":"1469-7661 (Electronic)\\r1355-6177 (Linking)","ISSN":"14697661","PMID":"19402930","abstract":"The aim of this study was to clarify which cognitive mechanisms underlie Trail Making Test (TMT) direct and derived scores. A comprehensive review of the literature on the topic was carried out to clarify which cognitive factors had been related to TMT performance. Following the review, we explored the relative contribution from working memory, inhibition/interference control, task-switching ability, and visuomotor speed to TMT performance. Forty-one healthy old subjects participated in the study and performed a battery of neuropsychological tests including the TMT, the Digit Symbol subtest [Wechsler Adult Intelligence Scale (Third Version) (WAIS-III)], a Finger Tapping Test, the Digits Forward and Backward subtests (WAIS-III), Stroop Test, and a task-switching paradigm inspired in the Wisconsin Card Sorting Test. Correlation and regression analyses were used in order to clarify the joint and unique contributions from different cognitive factors to the prediction of TMT scores. The results suggest that TMT-A requires mainly visuoperceptual abilities, TMT-B reflects primarily working memory and secondarily task-switching ability, while B-A minimizes visuoperceptual and working memory demands, providing a relatively pure indicator of executive control abilities.","author":[{"dropping-particle":"","family":"Sánchez-Cubillo","given":"I.","non-dropping-particle":"","parse-names":false,"suffix":""},{"dropping-particle":"","family":"Periáñez","given":"J. A.","non-dropping-particle":"","parse-names":false,"suffix":""},{"dropping-particle":"","family":"Adrover-Roig","given":"D.","non-dropping-particle":"","parse-names":false,"suffix":""},{"dropping-particle":"","family":"Rodríguez-Sánchez","given":"J. M.","non-dropping-particle":"","parse-names":false,"suffix":""},{"dropping-particle":"","family":"Ríos-Lago","given":"M.","non-dropping-particle":"","parse-names":false,"suffix":""},{"dropping-particle":"","family":"Tirapu","given":"J.","non-dropping-particle":"","parse-names":false,"suffix":""},{"dropping-particle":"","family":"Barceló","given":"F.","non-dropping-particle":"","parse-names":false,"suffix":""}],"container-title":"Journal of the International Neuropsychological Society","id":"ITEM-1","issue":"3","issued":{"date-parts":[["2009"]]},"page":"438-450","publisher":"University of Florida","title":"Construct validity of the Trail Making Test: Role of task-switching, working memory, inhibition/interference control, and visuomotor abilities","type":"article-journal","volume":"15"},"uris":["http://www.mendeley.com/documents/?uuid=4e2e88ec-f308-48b2-a4f4-a84a86489c7b"]}],"mendeley":{"formattedCitation":"[16]","plainTextFormattedCitation":"[16]","previouslyFormattedCitation":"&lt;sup&gt;16&lt;/sup&gt;"},"properties":{"noteIndex":0},"schema":"https://github.com/citation-style-language/schema/raw/master/csl-citation.json"}</w:instrText>
      </w:r>
      <w:r w:rsidR="00782CDE" w:rsidRPr="007D179C">
        <w:rPr>
          <w:rFonts w:ascii="Times New Roman" w:hAnsi="Times New Roman" w:cs="Times New Roman"/>
          <w:rPrChange w:id="127" w:author="Tiphanie Raffegeau" w:date="2019-09-09T15:18:00Z">
            <w:rPr>
              <w:rFonts w:ascii="Times New Roman" w:hAnsi="Times New Roman" w:cs="Times New Roman"/>
            </w:rPr>
          </w:rPrChange>
        </w:rPr>
        <w:fldChar w:fldCharType="separate"/>
      </w:r>
      <w:r w:rsidR="00E810D4" w:rsidRPr="007D179C">
        <w:rPr>
          <w:rFonts w:ascii="Times New Roman" w:hAnsi="Times New Roman" w:cs="Times New Roman"/>
          <w:noProof/>
        </w:rPr>
        <w:t>[16]</w:t>
      </w:r>
      <w:r w:rsidR="00782CDE" w:rsidRPr="007D179C">
        <w:rPr>
          <w:rFonts w:ascii="Times New Roman" w:hAnsi="Times New Roman" w:cs="Times New Roman"/>
        </w:rPr>
        <w:fldChar w:fldCharType="end"/>
      </w:r>
      <w:ins w:id="128" w:author="Tiphanie Raffegeau" w:date="2019-09-09T15:18:00Z">
        <w:r w:rsidR="00E810D4" w:rsidRPr="00E810D4">
          <w:rPr>
            <w:rFonts w:ascii="Times New Roman" w:hAnsi="Times New Roman" w:cs="Times New Roman"/>
          </w:rPr>
          <w:t>)</w:t>
        </w:r>
      </w:ins>
      <w:r w:rsidR="0004209A" w:rsidRPr="007D179C">
        <w:rPr>
          <w:rFonts w:ascii="Times New Roman" w:hAnsi="Times New Roman" w:cs="Times New Roman"/>
        </w:rPr>
        <w:t xml:space="preserve"> and physical </w:t>
      </w:r>
      <w:r w:rsidR="007A0EA4" w:rsidRPr="004B5A8F">
        <w:rPr>
          <w:rFonts w:ascii="Times New Roman" w:hAnsi="Times New Roman" w:cs="Times New Roman"/>
        </w:rPr>
        <w:t>function</w:t>
      </w:r>
      <w:r w:rsidR="00DC4116" w:rsidRPr="004B5A8F">
        <w:rPr>
          <w:rFonts w:ascii="Times New Roman" w:hAnsi="Times New Roman" w:cs="Times New Roman"/>
        </w:rPr>
        <w:t xml:space="preserve"> (SPPB</w:t>
      </w:r>
      <w:ins w:id="129" w:author="Tiphanie Raffegeau" w:date="2019-09-09T15:18:00Z">
        <w:r w:rsidR="00E810D4" w:rsidRPr="00E810D4">
          <w:rPr>
            <w:rFonts w:ascii="Times New Roman" w:hAnsi="Times New Roman" w:cs="Times New Roman"/>
            <w:rPrChange w:id="130" w:author="Tiphanie Raffegeau" w:date="2019-09-09T15:18:00Z">
              <w:rPr>
                <w:rFonts w:ascii="Times New Roman" w:hAnsi="Times New Roman" w:cs="Times New Roman"/>
                <w:vertAlign w:val="superscript"/>
              </w:rPr>
            </w:rPrChange>
          </w:rPr>
          <w:t xml:space="preserve"> </w:t>
        </w:r>
      </w:ins>
      <w:del w:id="131" w:author="Tiphanie Raffegeau" w:date="2019-09-09T15:18:00Z">
        <w:r w:rsidR="00DC4116" w:rsidRPr="00E810D4" w:rsidDel="00E810D4">
          <w:rPr>
            <w:rFonts w:ascii="Times New Roman" w:hAnsi="Times New Roman" w:cs="Times New Roman"/>
          </w:rPr>
          <w:delText>,</w:delText>
        </w:r>
        <w:r w:rsidR="00D623BD" w:rsidRPr="00E810D4" w:rsidDel="00E810D4">
          <w:rPr>
            <w:rFonts w:ascii="Times New Roman" w:hAnsi="Times New Roman" w:cs="Times New Roman"/>
            <w:rPrChange w:id="132" w:author="Tiphanie Raffegeau" w:date="2019-09-09T15:18:00Z">
              <w:rPr>
                <w:rFonts w:ascii="Times New Roman" w:hAnsi="Times New Roman" w:cs="Times New Roman"/>
                <w:vertAlign w:val="superscript"/>
              </w:rPr>
            </w:rPrChange>
          </w:rPr>
          <w:delText xml:space="preserve"> </w:delText>
        </w:r>
      </w:del>
      <w:r w:rsidR="00782CDE" w:rsidRPr="00E810D4">
        <w:rPr>
          <w:rFonts w:ascii="Times New Roman" w:hAnsi="Times New Roman" w:cs="Times New Roman"/>
          <w:rPrChange w:id="133" w:author="Tiphanie Raffegeau" w:date="2019-09-09T15:18:00Z">
            <w:rPr>
              <w:rFonts w:ascii="Times New Roman" w:hAnsi="Times New Roman" w:cs="Times New Roman"/>
              <w:vertAlign w:val="superscript"/>
            </w:rPr>
          </w:rPrChange>
        </w:rPr>
        <w:fldChar w:fldCharType="begin" w:fldLock="1"/>
      </w:r>
      <w:r w:rsidR="00E810D4" w:rsidRPr="00E810D4">
        <w:rPr>
          <w:rFonts w:ascii="Times New Roman" w:hAnsi="Times New Roman" w:cs="Times New Roman"/>
          <w:rPrChange w:id="134" w:author="Tiphanie Raffegeau" w:date="2019-09-09T15:18:00Z">
            <w:rPr>
              <w:rFonts w:ascii="Times New Roman" w:hAnsi="Times New Roman" w:cs="Times New Roman"/>
              <w:vertAlign w:val="superscript"/>
            </w:rPr>
          </w:rPrChange>
        </w:rPr>
        <w:instrText>ADDIN CSL_CITATION {"citationItems":[{"id":"ITEM-1","itemData":{"DOI":"10.1111/j.1532-5415.2006.00701.x","ISSN":"0002-8614 (Print) 0002-8614 (Linking)","abstract":"OBJECTIVES: To estimate the magnitude of small meaningful and substantial individual change in physical performance measures and evaluate their responsiveness. DESIGN: Secondary data analyses using distribution- and anchor-based methods to determine meaningful change. SETTING: Secondary analysis of data from an observational study and clinical trials of community-dwelling older people and subacute stroke survivors. PARTICIPANTS: Older adults with mobility disabilities in a strength training trial (n=100), subacute stroke survivors in an intervention trial (n=100), and a prospective cohort of community-dwelling older people (n=492). MEASUREMENTS: Gait speed, Short Physical Performance Battery (SPPB), 6-minute-walk distance (6MWD), and self-reported mobility. RESULTS: Most small meaningful change estimates ranged from 0.04 to 0.06 m/s for gait speed, 0.27 to 0.55 points for SPPB, and 19 to 22 m for 6MWD. Most substantial change estimates ranged from 0.08 to 0.14 m/s for gait speed, 0.99 to 1.34 points for SPPB, and 47 to 49 m for 6MWD. Based on responsiveness indices, per-group sample sizes for clinical trials ranged from 13 to 42 for substantial change and 71 to 161 for small meaningful change. CONCLUSION: Best initial estimates of small meaningful change are near 0.05 m/s for gait speed, 0.5 points for SPPB, and 20 m for 6MWD and of substantial change are near 0.10 m/s for gait speed, 1.0 point for SPPB, and 50 m for 6MWD. For clinical use, substantial change in these measures and small change in gait speed and 6MWD, but not SPPB, are detectable. For research use, these measures yield feasible sample sizes for detecting meaningful change.","author":[{"dropping-particle":"","family":"Perera","given":"S.","non-dropping-particle":"","parse-names":false,"suffix":""},{"dropping-particle":"","family":"Mody","given":"S. H.","non-dropping-particle":"","parse-names":false,"suffix":""},{"dropping-particle":"","family":"Woodman","given":"R. C.","non-dropping-particle":"","parse-names":false,"suffix":""},{"dropping-particle":"","family":"Studenski","given":"S.","non-dropping-particle":"","parse-names":false,"suffix":""}],"container-title":"J Am Geriatr Soc","id":"ITEM-1","issued":{"date-parts":[["2006","5"]]},"language":"eng","page":"743-9","title":"Meaningful change and responsiveness in common physical performance measures in older adults","type":"article-journal","volume":"54"},"uris":["http://www.mendeley.com/documents/?uuid=074bb471-8b1d-4d2f-85c7-4674562d6d39"]}],"mendeley":{"formattedCitation":"[17]","plainTextFormattedCitation":"[17]","previouslyFormattedCitation":"&lt;sup&gt;17&lt;/sup&gt;"},"properties":{"noteIndex":0},"schema":"https://github.com/citation-style-language/schema/raw/master/csl-citation.json"}</w:instrText>
      </w:r>
      <w:r w:rsidR="00782CDE" w:rsidRPr="00E810D4">
        <w:rPr>
          <w:rFonts w:ascii="Times New Roman" w:hAnsi="Times New Roman" w:cs="Times New Roman"/>
          <w:rPrChange w:id="135" w:author="Tiphanie Raffegeau" w:date="2019-09-09T15:18:00Z">
            <w:rPr>
              <w:rFonts w:ascii="Times New Roman" w:hAnsi="Times New Roman" w:cs="Times New Roman"/>
              <w:vertAlign w:val="superscript"/>
            </w:rPr>
          </w:rPrChange>
        </w:rPr>
        <w:fldChar w:fldCharType="separate"/>
      </w:r>
      <w:r w:rsidR="00E810D4" w:rsidRPr="00E810D4">
        <w:rPr>
          <w:rFonts w:ascii="Times New Roman" w:hAnsi="Times New Roman" w:cs="Times New Roman"/>
          <w:noProof/>
        </w:rPr>
        <w:t>[17]</w:t>
      </w:r>
      <w:r w:rsidR="00782CDE" w:rsidRPr="00E810D4">
        <w:rPr>
          <w:rFonts w:ascii="Times New Roman" w:hAnsi="Times New Roman" w:cs="Times New Roman"/>
          <w:rPrChange w:id="136" w:author="Tiphanie Raffegeau" w:date="2019-09-09T15:18:00Z">
            <w:rPr>
              <w:rFonts w:ascii="Times New Roman" w:hAnsi="Times New Roman" w:cs="Times New Roman"/>
              <w:vertAlign w:val="superscript"/>
            </w:rPr>
          </w:rPrChange>
        </w:rPr>
        <w:fldChar w:fldCharType="end"/>
      </w:r>
      <w:ins w:id="137" w:author="Tiphanie Raffegeau" w:date="2019-09-09T15:18:00Z">
        <w:r w:rsidR="00E810D4" w:rsidRPr="00E810D4">
          <w:rPr>
            <w:rFonts w:ascii="Times New Roman" w:hAnsi="Times New Roman" w:cs="Times New Roman"/>
            <w:rPrChange w:id="138" w:author="Tiphanie Raffegeau" w:date="2019-09-09T15:18:00Z">
              <w:rPr>
                <w:rFonts w:ascii="Times New Roman" w:hAnsi="Times New Roman" w:cs="Times New Roman"/>
                <w:vertAlign w:val="superscript"/>
              </w:rPr>
            </w:rPrChange>
          </w:rPr>
          <w:t>,</w:t>
        </w:r>
      </w:ins>
      <w:r w:rsidR="00D623BD" w:rsidRPr="00E810D4">
        <w:rPr>
          <w:rFonts w:ascii="Times New Roman" w:hAnsi="Times New Roman" w:cs="Times New Roman"/>
        </w:rPr>
        <w:t xml:space="preserve"> TUG</w:t>
      </w:r>
      <w:ins w:id="139" w:author="Tiphanie Raffegeau" w:date="2019-09-09T15:18:00Z">
        <w:r w:rsidR="00E810D4" w:rsidRPr="007D179C">
          <w:rPr>
            <w:rFonts w:ascii="Times New Roman" w:hAnsi="Times New Roman" w:cs="Times New Roman"/>
          </w:rPr>
          <w:t xml:space="preserve">  </w:t>
        </w:r>
      </w:ins>
      <w:del w:id="140" w:author="Tiphanie Raffegeau" w:date="2019-09-09T15:18:00Z">
        <w:r w:rsidR="00D623BD" w:rsidRPr="004B5A8F" w:rsidDel="00E810D4">
          <w:rPr>
            <w:rFonts w:ascii="Times New Roman" w:hAnsi="Times New Roman" w:cs="Times New Roman"/>
          </w:rPr>
          <w:delText>,</w:delText>
        </w:r>
      </w:del>
      <w:r w:rsidR="00782CDE" w:rsidRPr="00E810D4">
        <w:rPr>
          <w:rFonts w:ascii="Times New Roman" w:hAnsi="Times New Roman" w:cs="Times New Roman"/>
          <w:rPrChange w:id="141" w:author="Tiphanie Raffegeau" w:date="2019-09-09T15:18:00Z">
            <w:rPr>
              <w:rFonts w:ascii="Times New Roman" w:hAnsi="Times New Roman" w:cs="Times New Roman"/>
              <w:vertAlign w:val="superscript"/>
            </w:rPr>
          </w:rPrChange>
        </w:rPr>
        <w:fldChar w:fldCharType="begin" w:fldLock="1"/>
      </w:r>
      <w:r w:rsidR="00E810D4" w:rsidRPr="00E810D4">
        <w:rPr>
          <w:rFonts w:ascii="Times New Roman" w:hAnsi="Times New Roman" w:cs="Times New Roman"/>
          <w:rPrChange w:id="142" w:author="Tiphanie Raffegeau" w:date="2019-09-09T15:18:00Z">
            <w:rPr>
              <w:rFonts w:ascii="Times New Roman" w:hAnsi="Times New Roman" w:cs="Times New Roman"/>
              <w:vertAlign w:val="superscript"/>
            </w:rPr>
          </w:rPrChange>
        </w:rPr>
        <w:instrText>ADDIN CSL_CITATION {"citationItems":[{"id":"ITEM-1","itemData":{"DOI":"10.1016/j.apmr.2013.10.031","ISSN":"1532-821X (Electronic) 0003-9993 (Linking)","abstract":"OBJECTIVE: To examine the relationship between Timed Up and Go (TUG) performance, verbal executive function (EF) performance, and quality-of-life (QOL) measures in Parkinson's disease (PD). DESIGN: Cross-sectional. SETTING: Sixteen movement disorder centers from across the United States. PARTICIPANTS: Patients with PD (N=1964). INTERVENTIONS: Not applicable. MAIN OUTCOME MEASURES: TUG test, immediate and delayed 5-word recall, verbal fluency, PD QOL Questionnaire. RESULTS: TUG performance and verbal EF performance were significantly associated with, and predictors of, QOL measures, having the greatest association and predictability with the mobility domain of the QOL measures. CONCLUSIONS: The TUG test and verbal EF tests have QOL correlates, making the combined evaluation of mobility, cognitive, and QOL decline a potential examination tool to evaluate the sequelae of PD.","author":[{"dropping-particle":"","family":"Stegemoller","given":"E. L.","non-dropping-particle":"","parse-names":false,"suffix":""},{"dropping-particle":"","family":"Nocera","given":"J. R.","non-dropping-particle":"","parse-names":false,"suffix":""},{"dropping-particle":"","family":"Malaty","given":"I.","non-dropping-particle":"","parse-names":false,"suffix":""},{"dropping-particle":"","family":"Shelley","given":"M. C.","non-dropping-particle":"","parse-names":false,"suffix":""},{"dropping-particle":"","family":"Okun","given":"M. S.","non-dropping-particle":"","parse-names":false,"suffix":""},{"dropping-particle":"","family":"Hass","given":"C. J.","non-dropping-particle":"","parse-names":false,"suffix":""},{"dropping-particle":"","family":"Investigators","given":"NPF Quatlity Improvement Initiative","non-dropping-particle":"","parse-names":false,"suffix":""}],"container-title":"Arch Phys Med Rehabil","id":"ITEM-1","issued":{"date-parts":[["2014","4"]]},"language":"eng","page":"649-55","title":"Timed up and go, cognitive, and quality-of-life correlates in Parkinson's disease","type":"article-journal","volume":"95"},"uris":["http://www.mendeley.com/documents/?uuid=c1fbc5aa-3889-48b0-8b04-e01ac0dbcd3b","http://www.mendeley.com/documents/?uuid=5955f9d1-86b7-40b4-8884-058487eecc6b"]}],"mendeley":{"formattedCitation":"[18]","plainTextFormattedCitation":"[18]","previouslyFormattedCitation":"&lt;sup&gt;18&lt;/sup&gt;"},"properties":{"noteIndex":0},"schema":"https://github.com/citation-style-language/schema/raw/master/csl-citation.json"}</w:instrText>
      </w:r>
      <w:r w:rsidR="00782CDE" w:rsidRPr="00E810D4">
        <w:rPr>
          <w:rFonts w:ascii="Times New Roman" w:hAnsi="Times New Roman" w:cs="Times New Roman"/>
          <w:rPrChange w:id="143" w:author="Tiphanie Raffegeau" w:date="2019-09-09T15:18:00Z">
            <w:rPr>
              <w:rFonts w:ascii="Times New Roman" w:hAnsi="Times New Roman" w:cs="Times New Roman"/>
              <w:vertAlign w:val="superscript"/>
            </w:rPr>
          </w:rPrChange>
        </w:rPr>
        <w:fldChar w:fldCharType="separate"/>
      </w:r>
      <w:r w:rsidR="00E810D4" w:rsidRPr="00E810D4">
        <w:rPr>
          <w:rFonts w:ascii="Times New Roman" w:hAnsi="Times New Roman" w:cs="Times New Roman"/>
          <w:noProof/>
        </w:rPr>
        <w:t>[18]</w:t>
      </w:r>
      <w:r w:rsidR="00782CDE" w:rsidRPr="00E810D4">
        <w:rPr>
          <w:rFonts w:ascii="Times New Roman" w:hAnsi="Times New Roman" w:cs="Times New Roman"/>
          <w:rPrChange w:id="144" w:author="Tiphanie Raffegeau" w:date="2019-09-09T15:18:00Z">
            <w:rPr>
              <w:rFonts w:ascii="Times New Roman" w:hAnsi="Times New Roman" w:cs="Times New Roman"/>
              <w:vertAlign w:val="superscript"/>
            </w:rPr>
          </w:rPrChange>
        </w:rPr>
        <w:fldChar w:fldCharType="end"/>
      </w:r>
      <w:ins w:id="145" w:author="Tiphanie Raffegeau" w:date="2019-09-09T15:18:00Z">
        <w:r w:rsidR="00E810D4" w:rsidRPr="00E810D4">
          <w:rPr>
            <w:rFonts w:ascii="Times New Roman" w:hAnsi="Times New Roman" w:cs="Times New Roman"/>
            <w:rPrChange w:id="146" w:author="Tiphanie Raffegeau" w:date="2019-09-09T15:18:00Z">
              <w:rPr>
                <w:rFonts w:ascii="Times New Roman" w:hAnsi="Times New Roman" w:cs="Times New Roman"/>
                <w:vertAlign w:val="superscript"/>
              </w:rPr>
            </w:rPrChange>
          </w:rPr>
          <w:t>,</w:t>
        </w:r>
      </w:ins>
      <w:r w:rsidR="00D623BD" w:rsidRPr="00E810D4">
        <w:rPr>
          <w:rFonts w:ascii="Times New Roman" w:hAnsi="Times New Roman" w:cs="Times New Roman"/>
          <w:rPrChange w:id="147" w:author="Tiphanie Raffegeau" w:date="2019-09-09T15:18:00Z">
            <w:rPr>
              <w:rFonts w:ascii="Times New Roman" w:hAnsi="Times New Roman" w:cs="Times New Roman"/>
              <w:vertAlign w:val="superscript"/>
            </w:rPr>
          </w:rPrChange>
        </w:rPr>
        <w:t xml:space="preserve"> </w:t>
      </w:r>
      <w:r w:rsidR="00DC4116" w:rsidRPr="00E810D4">
        <w:rPr>
          <w:rFonts w:ascii="Times New Roman" w:hAnsi="Times New Roman" w:cs="Times New Roman"/>
        </w:rPr>
        <w:t>DGI</w:t>
      </w:r>
      <w:ins w:id="148" w:author="Tiphanie Raffegeau" w:date="2019-09-09T15:18:00Z">
        <w:r w:rsidR="00E810D4" w:rsidRPr="007D179C">
          <w:rPr>
            <w:rFonts w:ascii="Times New Roman" w:hAnsi="Times New Roman" w:cs="Times New Roman"/>
          </w:rPr>
          <w:t xml:space="preserve"> </w:t>
        </w:r>
      </w:ins>
      <w:del w:id="149" w:author="Tiphanie Raffegeau" w:date="2019-09-09T15:18:00Z">
        <w:r w:rsidR="00A36D3E" w:rsidRPr="004B5A8F" w:rsidDel="00E810D4">
          <w:rPr>
            <w:rFonts w:ascii="Times New Roman" w:hAnsi="Times New Roman" w:cs="Times New Roman"/>
          </w:rPr>
          <w:delText>).</w:delText>
        </w:r>
      </w:del>
      <w:r w:rsidR="001D55CB" w:rsidRPr="00E810D4">
        <w:rPr>
          <w:rFonts w:ascii="Times New Roman" w:hAnsi="Times New Roman" w:cs="Times New Roman"/>
          <w:rPrChange w:id="150" w:author="Tiphanie Raffegeau" w:date="2019-09-09T15:18:00Z">
            <w:rPr>
              <w:rFonts w:ascii="Times New Roman" w:hAnsi="Times New Roman" w:cs="Times New Roman"/>
              <w:vertAlign w:val="superscript"/>
            </w:rPr>
          </w:rPrChange>
        </w:rPr>
        <w:fldChar w:fldCharType="begin" w:fldLock="1"/>
      </w:r>
      <w:r w:rsidR="00E810D4" w:rsidRPr="00E810D4">
        <w:rPr>
          <w:rFonts w:ascii="Times New Roman" w:hAnsi="Times New Roman" w:cs="Times New Roman"/>
          <w:rPrChange w:id="151" w:author="Tiphanie Raffegeau" w:date="2019-09-09T15:18:00Z">
            <w:rPr>
              <w:rFonts w:ascii="Times New Roman" w:hAnsi="Times New Roman" w:cs="Times New Roman"/>
              <w:vertAlign w:val="superscript"/>
            </w:rPr>
          </w:rPrChange>
        </w:rPr>
        <w:instrText>ADDIN CSL_CITATION {"citationItems":[{"id":"ITEM-1","itemData":{"DOI":"10.1016/j.gaitpost.2008.08.013.The","ISBN":"9723697491","ISSN":"0966-6362","abstract":"The Dynamic Gait Index (DGI) was developed as a clinical tool to assess gait, balance and fall risk. Because the DGI evaluates not only usual steady-state walking, but also walking during more challenging tasks, it may be an especially sensitive test. The present investigation evaluated the DGI and its association with falls, fear of falling, depression, anxiety and other measures of balance and mobility in 278 healthy elderly. Measures included the DGI, the Berg Balance test (BBT), the Timed Up and Go (TUAG), the Mini-Mental State Exam (MMSE), the Unified Parkinson’s Disease Rating Scale (UPDRS) motor part, the Activities-Specific Balance Confidence (ABC) scale and the number of annual falls. The DGI was moderately correlated with the BBT (r=0.53;p&lt;0.001), the TUAG (r= −0.42;p&lt;0.001) and the ABC (r=0.49;p&lt;0.001). Fallers performed worse on the DGI compared to non-fallers (p=0.029). Scores on the DGI were near perfect in men (23.3±1.2), but among women, there was a small, but significant (p&lt;0.001) decrease (22.5±1.6). The reduction in the DGI score in women was due to stair climbing performance, with many women (65%) choosing to walk while holding a handrail, compared to only 39% of men. Scores on the BBT, the TUAG, the UPDRS and the MMSE were similar in men and women. Conversely, ABC scores and fall history were different. These findings suggest that the DGI, although susceptible to ceiling effects, appears to be an appropriate tool for assessing function in healthy older adults. Keywords","author":[{"dropping-particle":"","family":"Herman","given":"Talia","non-dropping-particle":"","parse-names":false,"suffix":""},{"dropping-particle":"","family":"Inbar-Borovsky","given":"Noit","non-dropping-particle":"","parse-names":false,"suffix":""},{"dropping-particle":"","family":"Brozgol","given":"Marina","non-dropping-particle":"","parse-names":false,"suffix":""},{"dropping-particle":"","family":"Giladi","given":"Nir","non-dropping-particle":"","parse-names":false,"suffix":""},{"dropping-particle":"","family":"Hausdorff","given":"Jeffrey M.","non-dropping-particle":"","parse-names":false,"suffix":""},{"dropping-particle":"","family":"Jeffrey","given":"M","non-dropping-particle":"","parse-names":false,"suffix":""}],"container-title":"Gait Posture","id":"ITEM-1","issue":"2","issued":{"date-parts":[["2009","2","1"]]},"page":"237-241","publisher":"Elsevier","title":"The Dynamic Gait Index in healthy older adults: The role of stair climbing, fear of falling, and gender","type":"article-journal","volume":"29"},"uris":["http://www.mendeley.com/documents/?uuid=cc680b7f-2a74-4415-86d9-2b363de1bb2e","http://www.mendeley.com/documents/?uuid=c72c4cc9-2e81-40a4-b76d-6666bad23e8d"]}],"mendeley":{"formattedCitation":"[19]","plainTextFormattedCitation":"[19]","previouslyFormattedCitation":"&lt;sup&gt;19&lt;/sup&gt;"},"properties":{"noteIndex":0},"schema":"https://github.com/citation-style-language/schema/raw/master/csl-citation.json"}</w:instrText>
      </w:r>
      <w:r w:rsidR="001D55CB" w:rsidRPr="00E810D4">
        <w:rPr>
          <w:rFonts w:ascii="Times New Roman" w:hAnsi="Times New Roman" w:cs="Times New Roman"/>
          <w:rPrChange w:id="152" w:author="Tiphanie Raffegeau" w:date="2019-09-09T15:18:00Z">
            <w:rPr>
              <w:rFonts w:ascii="Times New Roman" w:hAnsi="Times New Roman" w:cs="Times New Roman"/>
              <w:vertAlign w:val="superscript"/>
            </w:rPr>
          </w:rPrChange>
        </w:rPr>
        <w:fldChar w:fldCharType="separate"/>
      </w:r>
      <w:r w:rsidR="00E810D4" w:rsidRPr="00E810D4">
        <w:rPr>
          <w:rFonts w:ascii="Times New Roman" w:hAnsi="Times New Roman" w:cs="Times New Roman"/>
          <w:noProof/>
        </w:rPr>
        <w:t>[19]</w:t>
      </w:r>
      <w:r w:rsidR="001D55CB" w:rsidRPr="00E810D4">
        <w:rPr>
          <w:rFonts w:ascii="Times New Roman" w:hAnsi="Times New Roman" w:cs="Times New Roman"/>
          <w:rPrChange w:id="153" w:author="Tiphanie Raffegeau" w:date="2019-09-09T15:18:00Z">
            <w:rPr>
              <w:rFonts w:ascii="Times New Roman" w:hAnsi="Times New Roman" w:cs="Times New Roman"/>
              <w:vertAlign w:val="superscript"/>
            </w:rPr>
          </w:rPrChange>
        </w:rPr>
        <w:fldChar w:fldCharType="end"/>
      </w:r>
      <w:ins w:id="154" w:author="Tiphanie Raffegeau" w:date="2019-09-09T15:18:00Z">
        <w:r w:rsidR="00E810D4" w:rsidRPr="00E810D4">
          <w:rPr>
            <w:rFonts w:ascii="Times New Roman" w:hAnsi="Times New Roman" w:cs="Times New Roman"/>
            <w:rPrChange w:id="155" w:author="Tiphanie Raffegeau" w:date="2019-09-09T15:18:00Z">
              <w:rPr>
                <w:rFonts w:ascii="Times New Roman" w:hAnsi="Times New Roman" w:cs="Times New Roman"/>
                <w:vertAlign w:val="superscript"/>
              </w:rPr>
            </w:rPrChange>
          </w:rPr>
          <w:t>).</w:t>
        </w:r>
      </w:ins>
      <w:r w:rsidR="00A36D3E" w:rsidRPr="00E810D4">
        <w:rPr>
          <w:rFonts w:ascii="Times New Roman" w:hAnsi="Times New Roman" w:cs="Times New Roman"/>
        </w:rPr>
        <w:t xml:space="preserve"> </w:t>
      </w:r>
    </w:p>
    <w:p w14:paraId="08FD3840" w14:textId="4DA58645" w:rsidR="00C90F63" w:rsidRDefault="002762F7" w:rsidP="000B2332">
      <w:pPr>
        <w:spacing w:line="480" w:lineRule="auto"/>
        <w:ind w:firstLine="720"/>
        <w:rPr>
          <w:rFonts w:ascii="Times New Roman" w:hAnsi="Times New Roman" w:cs="Times New Roman"/>
        </w:rPr>
      </w:pPr>
      <w:r>
        <w:rPr>
          <w:rFonts w:ascii="Times New Roman" w:hAnsi="Times New Roman" w:cs="Times New Roman"/>
        </w:rPr>
        <w:t xml:space="preserve">Participants wore their usual corrective eyewear and were fitted with an HTC Vive (version 2.0, Bellevue, WA) head-mounted display (HMD) presenting a 0.40 m x 2.2 m virtual path in two types of immersive environments: (1) </w:t>
      </w:r>
      <w:del w:id="156" w:author="Tiphanie Raffegeau" w:date="2019-09-11T12:17:00Z">
        <w:r w:rsidDel="00682E14">
          <w:rPr>
            <w:rFonts w:ascii="Times New Roman" w:hAnsi="Times New Roman" w:cs="Times New Roman"/>
          </w:rPr>
          <w:delText xml:space="preserve">simulated at </w:delText>
        </w:r>
      </w:del>
      <w:r>
        <w:rPr>
          <w:rFonts w:ascii="Times New Roman" w:hAnsi="Times New Roman" w:cs="Times New Roman"/>
        </w:rPr>
        <w:t>ground level (low elevation</w:t>
      </w:r>
      <w:r w:rsidR="00373B04">
        <w:rPr>
          <w:rFonts w:ascii="Times New Roman" w:hAnsi="Times New Roman" w:cs="Times New Roman"/>
        </w:rPr>
        <w:t>; Figure 1</w:t>
      </w:r>
      <w:r w:rsidR="00E064BE">
        <w:rPr>
          <w:rFonts w:ascii="Times New Roman" w:hAnsi="Times New Roman" w:cs="Times New Roman"/>
        </w:rPr>
        <w:t>b</w:t>
      </w:r>
      <w:r>
        <w:rPr>
          <w:rFonts w:ascii="Times New Roman" w:hAnsi="Times New Roman" w:cs="Times New Roman"/>
        </w:rPr>
        <w:t xml:space="preserve">), and (2) at 15 meters above ground </w:t>
      </w:r>
      <w:r w:rsidRPr="003B589D">
        <w:rPr>
          <w:rFonts w:ascii="Times New Roman" w:hAnsi="Times New Roman" w:cs="Times New Roman"/>
        </w:rPr>
        <w:t>to induce anxiety</w:t>
      </w:r>
      <w:r>
        <w:rPr>
          <w:rFonts w:ascii="Times New Roman" w:hAnsi="Times New Roman" w:cs="Times New Roman"/>
        </w:rPr>
        <w:t xml:space="preserve"> (high elevation</w:t>
      </w:r>
      <w:r w:rsidR="00373B04">
        <w:rPr>
          <w:rFonts w:ascii="Times New Roman" w:hAnsi="Times New Roman" w:cs="Times New Roman"/>
        </w:rPr>
        <w:t>; Figure 1</w:t>
      </w:r>
      <w:r w:rsidR="00E064BE">
        <w:rPr>
          <w:rFonts w:ascii="Times New Roman" w:hAnsi="Times New Roman" w:cs="Times New Roman"/>
        </w:rPr>
        <w:t>a</w:t>
      </w:r>
      <w:r>
        <w:rPr>
          <w:rFonts w:ascii="Times New Roman" w:hAnsi="Times New Roman" w:cs="Times New Roman"/>
        </w:rPr>
        <w:t>).</w:t>
      </w:r>
      <w:r w:rsidR="00373B04">
        <w:rPr>
          <w:rFonts w:ascii="Times New Roman" w:hAnsi="Times New Roman" w:cs="Times New Roman"/>
        </w:rPr>
        <w:t xml:space="preserve"> </w:t>
      </w:r>
      <w:r w:rsidR="00095930">
        <w:rPr>
          <w:rFonts w:ascii="Times New Roman" w:hAnsi="Times New Roman" w:cs="Times New Roman"/>
        </w:rPr>
        <w:t>A real-world path (</w:t>
      </w:r>
      <w:r w:rsidR="003F5365">
        <w:rPr>
          <w:rFonts w:ascii="Times New Roman" w:hAnsi="Times New Roman" w:cs="Times New Roman"/>
        </w:rPr>
        <w:t>0</w:t>
      </w:r>
      <w:r w:rsidR="00BF1755">
        <w:rPr>
          <w:rFonts w:ascii="Times New Roman" w:hAnsi="Times New Roman" w:cs="Times New Roman"/>
        </w:rPr>
        <w:t>.0</w:t>
      </w:r>
      <w:r w:rsidR="003F5365">
        <w:rPr>
          <w:rFonts w:ascii="Times New Roman" w:hAnsi="Times New Roman" w:cs="Times New Roman"/>
        </w:rPr>
        <w:t>2</w:t>
      </w:r>
      <w:r w:rsidR="00095930">
        <w:rPr>
          <w:rFonts w:ascii="Times New Roman" w:hAnsi="Times New Roman" w:cs="Times New Roman"/>
        </w:rPr>
        <w:t xml:space="preserve"> m high</w:t>
      </w:r>
      <w:r w:rsidR="002C2EE5">
        <w:rPr>
          <w:rFonts w:ascii="Times New Roman" w:hAnsi="Times New Roman" w:cs="Times New Roman"/>
        </w:rPr>
        <w:t xml:space="preserve">, </w:t>
      </w:r>
      <w:r w:rsidR="003F5365">
        <w:rPr>
          <w:rFonts w:ascii="Times New Roman" w:hAnsi="Times New Roman" w:cs="Times New Roman"/>
        </w:rPr>
        <w:t>0.</w:t>
      </w:r>
      <w:r w:rsidR="00BF1755">
        <w:rPr>
          <w:rFonts w:ascii="Times New Roman" w:hAnsi="Times New Roman" w:cs="Times New Roman"/>
        </w:rPr>
        <w:t xml:space="preserve">40 </w:t>
      </w:r>
      <w:r w:rsidR="002C2EE5">
        <w:rPr>
          <w:rFonts w:ascii="Times New Roman" w:hAnsi="Times New Roman" w:cs="Times New Roman"/>
        </w:rPr>
        <w:t xml:space="preserve">m wide, </w:t>
      </w:r>
      <w:del w:id="157" w:author="Tiphanie Raffegeau" w:date="2019-09-09T15:20:00Z">
        <w:r w:rsidR="002C2EE5" w:rsidDel="007D179C">
          <w:rPr>
            <w:rFonts w:ascii="Times New Roman" w:hAnsi="Times New Roman" w:cs="Times New Roman"/>
          </w:rPr>
          <w:delText>2</w:delText>
        </w:r>
        <w:r w:rsidR="00BF1755" w:rsidDel="007D179C">
          <w:rPr>
            <w:rFonts w:ascii="Times New Roman" w:hAnsi="Times New Roman" w:cs="Times New Roman"/>
          </w:rPr>
          <w:delText>.2</w:delText>
        </w:r>
        <w:r w:rsidR="003F5365" w:rsidDel="007D179C">
          <w:rPr>
            <w:rFonts w:ascii="Times New Roman" w:hAnsi="Times New Roman" w:cs="Times New Roman"/>
          </w:rPr>
          <w:delText>0</w:delText>
        </w:r>
      </w:del>
      <w:ins w:id="158" w:author="Tiphanie Raffegeau" w:date="2019-09-09T15:20:00Z">
        <w:r w:rsidR="007D179C">
          <w:rPr>
            <w:rFonts w:ascii="Times New Roman" w:hAnsi="Times New Roman" w:cs="Times New Roman"/>
          </w:rPr>
          <w:t>and 2.20</w:t>
        </w:r>
      </w:ins>
      <w:r w:rsidR="00BF1755">
        <w:rPr>
          <w:rFonts w:ascii="Times New Roman" w:hAnsi="Times New Roman" w:cs="Times New Roman"/>
        </w:rPr>
        <w:t xml:space="preserve"> </w:t>
      </w:r>
      <w:r w:rsidR="002C2EE5">
        <w:rPr>
          <w:rFonts w:ascii="Times New Roman" w:hAnsi="Times New Roman" w:cs="Times New Roman"/>
        </w:rPr>
        <w:t>m long</w:t>
      </w:r>
      <w:r w:rsidR="00095930">
        <w:rPr>
          <w:rFonts w:ascii="Times New Roman" w:hAnsi="Times New Roman" w:cs="Times New Roman"/>
        </w:rPr>
        <w:t>) matched the VR path dimensions and location in the virtual simulation (Figure 1</w:t>
      </w:r>
      <w:r w:rsidR="00E064BE">
        <w:rPr>
          <w:rFonts w:ascii="Times New Roman" w:hAnsi="Times New Roman" w:cs="Times New Roman"/>
        </w:rPr>
        <w:t>c</w:t>
      </w:r>
      <w:r w:rsidR="00095930">
        <w:rPr>
          <w:rFonts w:ascii="Times New Roman" w:hAnsi="Times New Roman" w:cs="Times New Roman"/>
        </w:rPr>
        <w:t xml:space="preserve">). </w:t>
      </w:r>
      <w:r w:rsidR="00C90F63">
        <w:rPr>
          <w:rFonts w:ascii="Times New Roman" w:hAnsi="Times New Roman" w:cs="Times New Roman"/>
        </w:rPr>
        <w:t xml:space="preserve">Participants </w:t>
      </w:r>
      <w:r w:rsidR="00490AC7">
        <w:rPr>
          <w:rFonts w:ascii="Times New Roman" w:hAnsi="Times New Roman" w:cs="Times New Roman"/>
        </w:rPr>
        <w:t>wore</w:t>
      </w:r>
      <w:r w:rsidR="00C90F63">
        <w:rPr>
          <w:rFonts w:ascii="Times New Roman" w:hAnsi="Times New Roman" w:cs="Times New Roman"/>
        </w:rPr>
        <w:t xml:space="preserve"> motion trackers (HTC</w:t>
      </w:r>
      <w:r w:rsidR="007A0EA4">
        <w:rPr>
          <w:rFonts w:ascii="Times New Roman" w:hAnsi="Times New Roman" w:cs="Times New Roman"/>
        </w:rPr>
        <w:t xml:space="preserve"> Vive,</w:t>
      </w:r>
      <w:r w:rsidR="00C90F63">
        <w:rPr>
          <w:rFonts w:ascii="Times New Roman" w:hAnsi="Times New Roman" w:cs="Times New Roman"/>
        </w:rPr>
        <w:t xml:space="preserve"> v</w:t>
      </w:r>
      <w:r w:rsidR="007A0EA4">
        <w:rPr>
          <w:rFonts w:ascii="Times New Roman" w:hAnsi="Times New Roman" w:cs="Times New Roman"/>
        </w:rPr>
        <w:t>ersion</w:t>
      </w:r>
      <w:r w:rsidR="00C90F63">
        <w:rPr>
          <w:rFonts w:ascii="Times New Roman" w:hAnsi="Times New Roman" w:cs="Times New Roman"/>
        </w:rPr>
        <w:t xml:space="preserve"> 2</w:t>
      </w:r>
      <w:r w:rsidR="000B4500">
        <w:rPr>
          <w:rFonts w:ascii="Times New Roman" w:hAnsi="Times New Roman" w:cs="Times New Roman"/>
        </w:rPr>
        <w:t>.0</w:t>
      </w:r>
      <w:r w:rsidR="00C90F63">
        <w:rPr>
          <w:rFonts w:ascii="Times New Roman" w:hAnsi="Times New Roman" w:cs="Times New Roman"/>
        </w:rPr>
        <w:t xml:space="preserve">) on both ankles to provide a </w:t>
      </w:r>
      <w:r w:rsidR="00490AC7">
        <w:rPr>
          <w:rFonts w:ascii="Times New Roman" w:hAnsi="Times New Roman" w:cs="Times New Roman"/>
        </w:rPr>
        <w:t xml:space="preserve">continuous </w:t>
      </w:r>
      <w:r w:rsidR="00C90F63">
        <w:rPr>
          <w:rFonts w:ascii="Times New Roman" w:hAnsi="Times New Roman" w:cs="Times New Roman"/>
        </w:rPr>
        <w:t>representation of their feet in the virtual environment</w:t>
      </w:r>
      <w:r w:rsidR="002F3593">
        <w:rPr>
          <w:rFonts w:ascii="Times New Roman" w:hAnsi="Times New Roman" w:cs="Times New Roman"/>
        </w:rPr>
        <w:t xml:space="preserve"> that </w:t>
      </w:r>
      <w:r w:rsidR="002F3593">
        <w:rPr>
          <w:rFonts w:ascii="Times New Roman" w:hAnsi="Times New Roman" w:cs="Times New Roman"/>
        </w:rPr>
        <w:lastRenderedPageBreak/>
        <w:t xml:space="preserve">was </w:t>
      </w:r>
      <w:r w:rsidR="00C90F63">
        <w:rPr>
          <w:rFonts w:ascii="Times New Roman" w:hAnsi="Times New Roman" w:cs="Times New Roman"/>
        </w:rPr>
        <w:t xml:space="preserve">depicted as a pair of </w:t>
      </w:r>
      <w:r w:rsidR="009A68C6">
        <w:rPr>
          <w:rFonts w:ascii="Times New Roman" w:hAnsi="Times New Roman" w:cs="Times New Roman"/>
        </w:rPr>
        <w:t>tennis shoes</w:t>
      </w:r>
      <w:r w:rsidR="00C90F63">
        <w:rPr>
          <w:rFonts w:ascii="Times New Roman" w:hAnsi="Times New Roman" w:cs="Times New Roman"/>
        </w:rPr>
        <w:t>.</w:t>
      </w:r>
      <w:r>
        <w:rPr>
          <w:rFonts w:ascii="Times New Roman" w:hAnsi="Times New Roman" w:cs="Times New Roman"/>
        </w:rPr>
        <w:t xml:space="preserve"> </w:t>
      </w:r>
      <w:r w:rsidR="002F3593">
        <w:rPr>
          <w:rFonts w:ascii="Times New Roman" w:hAnsi="Times New Roman" w:cs="Times New Roman"/>
        </w:rPr>
        <w:t>Foot</w:t>
      </w:r>
      <w:r>
        <w:rPr>
          <w:rFonts w:ascii="Times New Roman" w:hAnsi="Times New Roman" w:cs="Times New Roman"/>
        </w:rPr>
        <w:t xml:space="preserve"> tracker position and rotation was recorded at 90</w:t>
      </w:r>
      <w:r w:rsidR="00E064BE">
        <w:rPr>
          <w:rFonts w:ascii="Times New Roman" w:hAnsi="Times New Roman" w:cs="Times New Roman"/>
        </w:rPr>
        <w:t xml:space="preserve"> </w:t>
      </w:r>
      <w:r>
        <w:rPr>
          <w:rFonts w:ascii="Times New Roman" w:hAnsi="Times New Roman" w:cs="Times New Roman"/>
        </w:rPr>
        <w:t>Hz using gyroscopes and two lighthouse-based infrared sensors to track each object.</w:t>
      </w:r>
      <w:r w:rsidR="00C90F63">
        <w:rPr>
          <w:rFonts w:ascii="Times New Roman" w:hAnsi="Times New Roman" w:cs="Times New Roman"/>
        </w:rPr>
        <w:t xml:space="preserve"> </w:t>
      </w:r>
      <w:r w:rsidR="00A67BF4">
        <w:rPr>
          <w:rFonts w:ascii="Times New Roman" w:hAnsi="Times New Roman" w:cs="Times New Roman"/>
        </w:rPr>
        <w:t xml:space="preserve">Inertial sensors </w:t>
      </w:r>
      <w:r w:rsidR="007A78C5">
        <w:rPr>
          <w:rFonts w:ascii="Times New Roman" w:hAnsi="Times New Roman" w:cs="Times New Roman"/>
        </w:rPr>
        <w:t>(APDM Inc, Portland, OR)</w:t>
      </w:r>
      <w:r w:rsidR="002136AE">
        <w:rPr>
          <w:rFonts w:ascii="Times New Roman" w:hAnsi="Times New Roman" w:cs="Times New Roman"/>
        </w:rPr>
        <w:t xml:space="preserve"> containing tri-axial accelerometers, gyroscopes, and magnetometers</w:t>
      </w:r>
      <w:r w:rsidR="007A78C5">
        <w:rPr>
          <w:rFonts w:ascii="Times New Roman" w:hAnsi="Times New Roman" w:cs="Times New Roman"/>
        </w:rPr>
        <w:t xml:space="preserve"> </w:t>
      </w:r>
      <w:r w:rsidR="00A67BF4">
        <w:rPr>
          <w:rFonts w:ascii="Times New Roman" w:hAnsi="Times New Roman" w:cs="Times New Roman"/>
        </w:rPr>
        <w:t>were placed on the lumbar spine</w:t>
      </w:r>
      <w:r w:rsidR="0054335C">
        <w:rPr>
          <w:rFonts w:ascii="Times New Roman" w:hAnsi="Times New Roman" w:cs="Times New Roman"/>
        </w:rPr>
        <w:t xml:space="preserve"> and both feet to measure acceleration</w:t>
      </w:r>
      <w:r w:rsidR="00FA4B11">
        <w:rPr>
          <w:rFonts w:ascii="Times New Roman" w:hAnsi="Times New Roman" w:cs="Times New Roman"/>
        </w:rPr>
        <w:t>s</w:t>
      </w:r>
      <w:r w:rsidR="002136AE">
        <w:rPr>
          <w:rFonts w:ascii="Times New Roman" w:hAnsi="Times New Roman" w:cs="Times New Roman"/>
        </w:rPr>
        <w:t xml:space="preserve"> and recorded data at 128 Hz</w:t>
      </w:r>
      <w:r w:rsidR="00FA4B11">
        <w:rPr>
          <w:rFonts w:ascii="Times New Roman" w:hAnsi="Times New Roman" w:cs="Times New Roman"/>
        </w:rPr>
        <w:t xml:space="preserve">. </w:t>
      </w:r>
    </w:p>
    <w:p w14:paraId="2BEC4176" w14:textId="310D8539" w:rsidR="00FE657D" w:rsidRDefault="006C3C28" w:rsidP="00926301">
      <w:pPr>
        <w:spacing w:line="480" w:lineRule="auto"/>
        <w:ind w:firstLine="720"/>
        <w:rPr>
          <w:rFonts w:ascii="Times New Roman" w:hAnsi="Times New Roman" w:cs="Times New Roman"/>
        </w:rPr>
      </w:pPr>
      <w:r>
        <w:rPr>
          <w:rFonts w:ascii="Times New Roman" w:hAnsi="Times New Roman" w:cs="Times New Roman"/>
        </w:rPr>
        <w:t xml:space="preserve">Participants were fitted with the HMD, instructed to adjust the inter-pupillary distance, and underwent a familiarization period prior to the experiment. </w:t>
      </w:r>
      <w:r w:rsidR="0058037C">
        <w:rPr>
          <w:rFonts w:ascii="Times New Roman" w:hAnsi="Times New Roman" w:cs="Times New Roman"/>
        </w:rPr>
        <w:t xml:space="preserve">The familiarization period lasted for </w:t>
      </w:r>
      <w:r>
        <w:rPr>
          <w:rFonts w:ascii="Times New Roman" w:hAnsi="Times New Roman" w:cs="Times New Roman"/>
        </w:rPr>
        <w:t xml:space="preserve">two minutes, </w:t>
      </w:r>
      <w:r w:rsidR="0058037C">
        <w:rPr>
          <w:rFonts w:ascii="Times New Roman" w:hAnsi="Times New Roman" w:cs="Times New Roman"/>
        </w:rPr>
        <w:t xml:space="preserve">during which </w:t>
      </w:r>
      <w:r>
        <w:rPr>
          <w:rFonts w:ascii="Times New Roman" w:hAnsi="Times New Roman" w:cs="Times New Roman"/>
        </w:rPr>
        <w:t xml:space="preserve">the participant was encouraged to walk along the </w:t>
      </w:r>
      <w:del w:id="159" w:author="Tiphanie Raffegeau" w:date="2019-09-11T12:17:00Z">
        <w:r w:rsidDel="00682E14">
          <w:rPr>
            <w:rFonts w:ascii="Times New Roman" w:hAnsi="Times New Roman" w:cs="Times New Roman"/>
          </w:rPr>
          <w:delText xml:space="preserve">walkway </w:delText>
        </w:r>
      </w:del>
      <w:ins w:id="160" w:author="Tiphanie Raffegeau" w:date="2019-09-11T12:17:00Z">
        <w:r w:rsidR="00682E14">
          <w:rPr>
            <w:rFonts w:ascii="Times New Roman" w:hAnsi="Times New Roman" w:cs="Times New Roman"/>
          </w:rPr>
          <w:t xml:space="preserve">pathway </w:t>
        </w:r>
      </w:ins>
      <w:r>
        <w:rPr>
          <w:rFonts w:ascii="Times New Roman" w:hAnsi="Times New Roman" w:cs="Times New Roman"/>
        </w:rPr>
        <w:t xml:space="preserve">and gain a sense of where they were in relation to the real-world walkway. The researchers used this period to ensure the accuracy of the walkway representation and foot trackers. If the participant </w:t>
      </w:r>
      <w:r w:rsidR="00E12EBD">
        <w:rPr>
          <w:rFonts w:ascii="Times New Roman" w:hAnsi="Times New Roman" w:cs="Times New Roman"/>
        </w:rPr>
        <w:t>reported</w:t>
      </w:r>
      <w:r>
        <w:rPr>
          <w:rFonts w:ascii="Times New Roman" w:hAnsi="Times New Roman" w:cs="Times New Roman"/>
        </w:rPr>
        <w:t xml:space="preserve"> their feet or the walkway were not accurately represented in the virtual setting, the </w:t>
      </w:r>
      <w:r w:rsidR="002762F7">
        <w:rPr>
          <w:rFonts w:ascii="Times New Roman" w:hAnsi="Times New Roman" w:cs="Times New Roman"/>
        </w:rPr>
        <w:t xml:space="preserve">system </w:t>
      </w:r>
      <w:ins w:id="161" w:author="Tiphanie Raffegeau" w:date="2019-09-11T12:17:00Z">
        <w:r w:rsidR="00682E14">
          <w:rPr>
            <w:rFonts w:ascii="Times New Roman" w:hAnsi="Times New Roman" w:cs="Times New Roman"/>
          </w:rPr>
          <w:t xml:space="preserve">was </w:t>
        </w:r>
      </w:ins>
      <w:del w:id="162" w:author="Tiphanie Raffegeau" w:date="2019-09-11T12:17:00Z">
        <w:r w:rsidR="002762F7" w:rsidDel="00682E14">
          <w:rPr>
            <w:rFonts w:ascii="Times New Roman" w:hAnsi="Times New Roman" w:cs="Times New Roman"/>
          </w:rPr>
          <w:delText xml:space="preserve">and </w:delText>
        </w:r>
        <w:r w:rsidDel="00682E14">
          <w:rPr>
            <w:rFonts w:ascii="Times New Roman" w:hAnsi="Times New Roman" w:cs="Times New Roman"/>
          </w:rPr>
          <w:delText xml:space="preserve">program were </w:delText>
        </w:r>
      </w:del>
      <w:r>
        <w:rPr>
          <w:rFonts w:ascii="Times New Roman" w:hAnsi="Times New Roman" w:cs="Times New Roman"/>
        </w:rPr>
        <w:t xml:space="preserve">recalibrated. </w:t>
      </w:r>
      <w:r w:rsidR="002C2EE5">
        <w:rPr>
          <w:rFonts w:ascii="Times New Roman" w:hAnsi="Times New Roman" w:cs="Times New Roman"/>
        </w:rPr>
        <w:t xml:space="preserve">A research assistant followed participants at all times to ensure safety. </w:t>
      </w:r>
      <w:r w:rsidR="00981427">
        <w:rPr>
          <w:rFonts w:ascii="Times New Roman" w:hAnsi="Times New Roman" w:cs="Times New Roman"/>
        </w:rPr>
        <w:t xml:space="preserve">Prior to high </w:t>
      </w:r>
      <w:r>
        <w:rPr>
          <w:rFonts w:ascii="Times New Roman" w:hAnsi="Times New Roman" w:cs="Times New Roman"/>
        </w:rPr>
        <w:t>e</w:t>
      </w:r>
      <w:r w:rsidR="00981427">
        <w:rPr>
          <w:rFonts w:ascii="Times New Roman" w:hAnsi="Times New Roman" w:cs="Times New Roman"/>
        </w:rPr>
        <w:t xml:space="preserve">levation trials, </w:t>
      </w:r>
      <w:r w:rsidR="00A67BF4">
        <w:rPr>
          <w:rFonts w:ascii="Times New Roman" w:hAnsi="Times New Roman" w:cs="Times New Roman"/>
        </w:rPr>
        <w:t>participant</w:t>
      </w:r>
      <w:r w:rsidR="00981427">
        <w:rPr>
          <w:rFonts w:ascii="Times New Roman" w:hAnsi="Times New Roman" w:cs="Times New Roman"/>
        </w:rPr>
        <w:t>s</w:t>
      </w:r>
      <w:r w:rsidR="00A67BF4">
        <w:rPr>
          <w:rFonts w:ascii="Times New Roman" w:hAnsi="Times New Roman" w:cs="Times New Roman"/>
        </w:rPr>
        <w:t xml:space="preserve"> </w:t>
      </w:r>
      <w:r w:rsidR="00095930">
        <w:rPr>
          <w:rFonts w:ascii="Times New Roman" w:hAnsi="Times New Roman" w:cs="Times New Roman"/>
        </w:rPr>
        <w:t xml:space="preserve">stood at the beginning of the walkway </w:t>
      </w:r>
      <w:r w:rsidR="0004209A">
        <w:rPr>
          <w:rFonts w:ascii="Times New Roman" w:hAnsi="Times New Roman" w:cs="Times New Roman"/>
        </w:rPr>
        <w:t>to be</w:t>
      </w:r>
      <w:r w:rsidR="00A67BF4">
        <w:rPr>
          <w:rFonts w:ascii="Times New Roman" w:hAnsi="Times New Roman" w:cs="Times New Roman"/>
        </w:rPr>
        <w:t xml:space="preserve"> </w:t>
      </w:r>
      <w:r w:rsidR="00981427">
        <w:rPr>
          <w:rFonts w:ascii="Times New Roman" w:hAnsi="Times New Roman" w:cs="Times New Roman"/>
        </w:rPr>
        <w:t>‘</w:t>
      </w:r>
      <w:r w:rsidR="00A67BF4">
        <w:rPr>
          <w:rFonts w:ascii="Times New Roman" w:hAnsi="Times New Roman" w:cs="Times New Roman"/>
        </w:rPr>
        <w:t>transported</w:t>
      </w:r>
      <w:r w:rsidR="00981427">
        <w:rPr>
          <w:rFonts w:ascii="Times New Roman" w:hAnsi="Times New Roman" w:cs="Times New Roman"/>
        </w:rPr>
        <w:t>’</w:t>
      </w:r>
      <w:r w:rsidR="00095930">
        <w:rPr>
          <w:rFonts w:ascii="Times New Roman" w:hAnsi="Times New Roman" w:cs="Times New Roman"/>
        </w:rPr>
        <w:t xml:space="preserve"> </w:t>
      </w:r>
      <w:r w:rsidR="00BF1755">
        <w:rPr>
          <w:rFonts w:ascii="Times New Roman" w:hAnsi="Times New Roman" w:cs="Times New Roman"/>
        </w:rPr>
        <w:t xml:space="preserve">15 m above ground </w:t>
      </w:r>
      <w:r w:rsidR="00926301">
        <w:rPr>
          <w:rFonts w:ascii="Times New Roman" w:hAnsi="Times New Roman" w:cs="Times New Roman"/>
        </w:rPr>
        <w:t>in</w:t>
      </w:r>
      <w:r w:rsidR="002762F7">
        <w:rPr>
          <w:rFonts w:ascii="Times New Roman" w:hAnsi="Times New Roman" w:cs="Times New Roman"/>
        </w:rPr>
        <w:t>stantaneously (i.e.</w:t>
      </w:r>
      <w:r w:rsidR="00926301">
        <w:rPr>
          <w:rFonts w:ascii="Times New Roman" w:hAnsi="Times New Roman" w:cs="Times New Roman"/>
        </w:rPr>
        <w:t xml:space="preserve"> </w:t>
      </w:r>
      <w:r w:rsidR="0004209A">
        <w:rPr>
          <w:rFonts w:ascii="Times New Roman" w:hAnsi="Times New Roman" w:cs="Times New Roman"/>
        </w:rPr>
        <w:t>100</w:t>
      </w:r>
      <w:r w:rsidR="00E064BE">
        <w:rPr>
          <w:rFonts w:ascii="Times New Roman" w:hAnsi="Times New Roman" w:cs="Times New Roman"/>
        </w:rPr>
        <w:t xml:space="preserve"> </w:t>
      </w:r>
      <w:r w:rsidR="0004209A">
        <w:rPr>
          <w:rFonts w:ascii="Times New Roman" w:hAnsi="Times New Roman" w:cs="Times New Roman"/>
        </w:rPr>
        <w:t>ms</w:t>
      </w:r>
      <w:r w:rsidR="00A67BF4">
        <w:rPr>
          <w:rFonts w:ascii="Times New Roman" w:hAnsi="Times New Roman" w:cs="Times New Roman"/>
        </w:rPr>
        <w:t xml:space="preserve">). </w:t>
      </w:r>
      <w:r w:rsidR="00926301">
        <w:rPr>
          <w:rFonts w:ascii="Times New Roman" w:hAnsi="Times New Roman" w:cs="Times New Roman"/>
        </w:rPr>
        <w:t xml:space="preserve">In a </w:t>
      </w:r>
      <w:r w:rsidR="002E304A">
        <w:rPr>
          <w:rFonts w:ascii="Times New Roman" w:hAnsi="Times New Roman" w:cs="Times New Roman"/>
        </w:rPr>
        <w:t xml:space="preserve">pseudorandom and counterbalanced </w:t>
      </w:r>
      <w:r w:rsidR="00926301">
        <w:rPr>
          <w:rFonts w:ascii="Times New Roman" w:hAnsi="Times New Roman" w:cs="Times New Roman"/>
        </w:rPr>
        <w:t xml:space="preserve">order, blocks of five </w:t>
      </w:r>
      <w:del w:id="163" w:author="Tiphanie Raffegeau" w:date="2019-09-11T12:19:00Z">
        <w:r w:rsidR="00926301" w:rsidDel="00682E14">
          <w:rPr>
            <w:rFonts w:ascii="Times New Roman" w:hAnsi="Times New Roman" w:cs="Times New Roman"/>
          </w:rPr>
          <w:delText xml:space="preserve">walking and </w:delText>
        </w:r>
      </w:del>
      <w:r w:rsidR="00926301">
        <w:rPr>
          <w:rFonts w:ascii="Times New Roman" w:hAnsi="Times New Roman" w:cs="Times New Roman"/>
        </w:rPr>
        <w:t>turning trials were performed</w:t>
      </w:r>
      <w:r w:rsidR="00A67BF4">
        <w:rPr>
          <w:rFonts w:ascii="Times New Roman" w:hAnsi="Times New Roman" w:cs="Times New Roman"/>
        </w:rPr>
        <w:t xml:space="preserve"> </w:t>
      </w:r>
      <w:r w:rsidR="00926301">
        <w:rPr>
          <w:rFonts w:ascii="Times New Roman" w:hAnsi="Times New Roman" w:cs="Times New Roman"/>
        </w:rPr>
        <w:t xml:space="preserve">in </w:t>
      </w:r>
      <w:r w:rsidR="00095930">
        <w:rPr>
          <w:rFonts w:ascii="Times New Roman" w:hAnsi="Times New Roman" w:cs="Times New Roman"/>
        </w:rPr>
        <w:t xml:space="preserve">high and low </w:t>
      </w:r>
      <w:r w:rsidR="00926301">
        <w:rPr>
          <w:rFonts w:ascii="Times New Roman" w:hAnsi="Times New Roman" w:cs="Times New Roman"/>
        </w:rPr>
        <w:t>elevation settings</w:t>
      </w:r>
      <w:r w:rsidR="002762F7">
        <w:rPr>
          <w:rFonts w:ascii="Times New Roman" w:hAnsi="Times New Roman" w:cs="Times New Roman"/>
        </w:rPr>
        <w:t xml:space="preserve"> (Figure 1)</w:t>
      </w:r>
      <w:r w:rsidR="009A68C6">
        <w:rPr>
          <w:rFonts w:ascii="Times New Roman" w:hAnsi="Times New Roman" w:cs="Times New Roman"/>
        </w:rPr>
        <w:t xml:space="preserve">. </w:t>
      </w:r>
      <w:del w:id="164" w:author="Tiphanie Raffegeau" w:date="2019-09-11T12:19:00Z">
        <w:r w:rsidR="00A67BF4" w:rsidDel="00682E14">
          <w:rPr>
            <w:rFonts w:ascii="Times New Roman" w:hAnsi="Times New Roman" w:cs="Times New Roman"/>
          </w:rPr>
          <w:delText>For</w:delText>
        </w:r>
        <w:r w:rsidR="00506D13" w:rsidDel="00682E14">
          <w:rPr>
            <w:rFonts w:ascii="Times New Roman" w:hAnsi="Times New Roman" w:cs="Times New Roman"/>
          </w:rPr>
          <w:delText xml:space="preserve"> walking trials, participants walked to the end of the path</w:delText>
        </w:r>
        <w:r w:rsidR="002E304A" w:rsidDel="00682E14">
          <w:rPr>
            <w:rFonts w:ascii="Times New Roman" w:hAnsi="Times New Roman" w:cs="Times New Roman"/>
          </w:rPr>
          <w:delText xml:space="preserve"> and stopped</w:delText>
        </w:r>
        <w:r w:rsidR="00BD6160" w:rsidDel="00682E14">
          <w:rPr>
            <w:rFonts w:ascii="Times New Roman" w:hAnsi="Times New Roman" w:cs="Times New Roman"/>
          </w:rPr>
          <w:delText xml:space="preserve"> by bringing their feet together</w:delText>
        </w:r>
        <w:r w:rsidR="00870BD7" w:rsidDel="00682E14">
          <w:rPr>
            <w:rFonts w:ascii="Times New Roman" w:hAnsi="Times New Roman" w:cs="Times New Roman"/>
          </w:rPr>
          <w:delText>, but this data were not included in this analysis</w:delText>
        </w:r>
        <w:r w:rsidR="00506D13" w:rsidDel="00682E14">
          <w:rPr>
            <w:rFonts w:ascii="Times New Roman" w:hAnsi="Times New Roman" w:cs="Times New Roman"/>
          </w:rPr>
          <w:delText>. For</w:delText>
        </w:r>
        <w:r w:rsidR="00A67BF4" w:rsidDel="00682E14">
          <w:rPr>
            <w:rFonts w:ascii="Times New Roman" w:hAnsi="Times New Roman" w:cs="Times New Roman"/>
          </w:rPr>
          <w:delText xml:space="preserve"> turning trials, </w:delText>
        </w:r>
      </w:del>
      <w:ins w:id="165" w:author="Tiphanie Raffegeau" w:date="2019-09-11T12:19:00Z">
        <w:r w:rsidR="00682E14">
          <w:rPr>
            <w:rFonts w:ascii="Times New Roman" w:hAnsi="Times New Roman" w:cs="Times New Roman"/>
          </w:rPr>
          <w:t>P</w:t>
        </w:r>
      </w:ins>
      <w:del w:id="166" w:author="Tiphanie Raffegeau" w:date="2019-09-11T12:19:00Z">
        <w:r w:rsidR="00A67BF4" w:rsidDel="00682E14">
          <w:rPr>
            <w:rFonts w:ascii="Times New Roman" w:hAnsi="Times New Roman" w:cs="Times New Roman"/>
          </w:rPr>
          <w:delText>p</w:delText>
        </w:r>
      </w:del>
      <w:r w:rsidR="00734532">
        <w:rPr>
          <w:rFonts w:ascii="Times New Roman" w:hAnsi="Times New Roman" w:cs="Times New Roman"/>
        </w:rPr>
        <w:t>articipants walked to the end of the path</w:t>
      </w:r>
      <w:r w:rsidR="00CE2A82">
        <w:rPr>
          <w:rFonts w:ascii="Times New Roman" w:hAnsi="Times New Roman" w:cs="Times New Roman"/>
        </w:rPr>
        <w:t xml:space="preserve">, </w:t>
      </w:r>
      <w:r w:rsidR="00734532">
        <w:rPr>
          <w:rFonts w:ascii="Times New Roman" w:hAnsi="Times New Roman" w:cs="Times New Roman"/>
        </w:rPr>
        <w:t xml:space="preserve">turned around </w:t>
      </w:r>
      <w:r w:rsidR="00CE2A82">
        <w:rPr>
          <w:rFonts w:ascii="Times New Roman" w:hAnsi="Times New Roman" w:cs="Times New Roman"/>
        </w:rPr>
        <w:t>180</w:t>
      </w:r>
      <w:r w:rsidR="00734532">
        <w:rPr>
          <w:rFonts w:ascii="Times New Roman" w:hAnsi="Times New Roman" w:cs="Times New Roman"/>
        </w:rPr>
        <w:t>°</w:t>
      </w:r>
      <w:r w:rsidR="00CE2A82">
        <w:rPr>
          <w:rFonts w:ascii="Times New Roman" w:hAnsi="Times New Roman" w:cs="Times New Roman"/>
        </w:rPr>
        <w:t>, and returned to the starting position.</w:t>
      </w:r>
      <w:r w:rsidR="00734532">
        <w:rPr>
          <w:rFonts w:ascii="Times New Roman" w:hAnsi="Times New Roman" w:cs="Times New Roman"/>
        </w:rPr>
        <w:t xml:space="preserve"> </w:t>
      </w:r>
      <w:ins w:id="167" w:author="Tiphanie Raffegeau" w:date="2019-09-11T12:18:00Z">
        <w:r w:rsidR="00682E14">
          <w:rPr>
            <w:rFonts w:ascii="Times New Roman" w:hAnsi="Times New Roman" w:cs="Times New Roman"/>
          </w:rPr>
          <w:t xml:space="preserve">To </w:t>
        </w:r>
      </w:ins>
      <w:ins w:id="168" w:author="Tiphanie Raffegeau" w:date="2019-09-11T12:19:00Z">
        <w:r w:rsidR="00682E14">
          <w:rPr>
            <w:rFonts w:ascii="Times New Roman" w:hAnsi="Times New Roman" w:cs="Times New Roman"/>
          </w:rPr>
          <w:t>elicit</w:t>
        </w:r>
      </w:ins>
      <w:ins w:id="169" w:author="Tiphanie Raffegeau" w:date="2019-09-11T12:18:00Z">
        <w:r w:rsidR="00682E14">
          <w:rPr>
            <w:rFonts w:ascii="Times New Roman" w:hAnsi="Times New Roman" w:cs="Times New Roman"/>
          </w:rPr>
          <w:t xml:space="preserve"> </w:t>
        </w:r>
      </w:ins>
      <w:ins w:id="170" w:author="Tiphanie Raffegeau" w:date="2019-09-11T12:19:00Z">
        <w:r w:rsidR="00682E14">
          <w:rPr>
            <w:rFonts w:ascii="Times New Roman" w:hAnsi="Times New Roman" w:cs="Times New Roman"/>
          </w:rPr>
          <w:t xml:space="preserve">a maximum </w:t>
        </w:r>
      </w:ins>
      <w:ins w:id="171" w:author="Tiphanie Raffegeau" w:date="2019-09-11T12:18:00Z">
        <w:r w:rsidR="00682E14">
          <w:rPr>
            <w:rFonts w:ascii="Times New Roman" w:hAnsi="Times New Roman" w:cs="Times New Roman"/>
          </w:rPr>
          <w:t xml:space="preserve">peak turning velocity, </w:t>
        </w:r>
      </w:ins>
      <w:del w:id="172" w:author="Tiphanie Raffegeau" w:date="2019-09-11T12:18:00Z">
        <w:r w:rsidR="00CE2A82" w:rsidDel="00682E14">
          <w:rPr>
            <w:rFonts w:ascii="Times New Roman" w:hAnsi="Times New Roman" w:cs="Times New Roman"/>
          </w:rPr>
          <w:delText>B</w:delText>
        </w:r>
      </w:del>
      <w:ins w:id="173" w:author="Tiphanie Raffegeau" w:date="2019-09-11T12:18:00Z">
        <w:r w:rsidR="00682E14">
          <w:rPr>
            <w:rFonts w:ascii="Times New Roman" w:hAnsi="Times New Roman" w:cs="Times New Roman"/>
          </w:rPr>
          <w:t>b</w:t>
        </w:r>
      </w:ins>
      <w:r w:rsidR="00CE2A82">
        <w:rPr>
          <w:rFonts w:ascii="Times New Roman" w:hAnsi="Times New Roman" w:cs="Times New Roman"/>
        </w:rPr>
        <w:t xml:space="preserve">oth high and low elevation turning trials were completed at two speeds: a </w:t>
      </w:r>
      <w:r>
        <w:rPr>
          <w:rFonts w:ascii="Times New Roman" w:hAnsi="Times New Roman" w:cs="Times New Roman"/>
        </w:rPr>
        <w:t xml:space="preserve">self-selected </w:t>
      </w:r>
      <w:r w:rsidR="00CE2A82">
        <w:rPr>
          <w:rFonts w:ascii="Times New Roman" w:hAnsi="Times New Roman" w:cs="Times New Roman"/>
        </w:rPr>
        <w:t>comfortable</w:t>
      </w:r>
      <w:r>
        <w:rPr>
          <w:rFonts w:ascii="Times New Roman" w:hAnsi="Times New Roman" w:cs="Times New Roman"/>
        </w:rPr>
        <w:t xml:space="preserve"> walking speed</w:t>
      </w:r>
      <w:r w:rsidR="00CE2A82">
        <w:rPr>
          <w:rFonts w:ascii="Times New Roman" w:hAnsi="Times New Roman" w:cs="Times New Roman"/>
        </w:rPr>
        <w:t xml:space="preserve"> and at the participants’ ‘fastest comfortable pace’. </w:t>
      </w:r>
    </w:p>
    <w:p w14:paraId="3B68FD49" w14:textId="6FFDEDAF" w:rsidR="00095930" w:rsidRDefault="00734532" w:rsidP="00926301">
      <w:pPr>
        <w:spacing w:line="480" w:lineRule="auto"/>
        <w:ind w:firstLine="720"/>
        <w:rPr>
          <w:rFonts w:ascii="Times New Roman" w:hAnsi="Times New Roman" w:cs="Times New Roman"/>
          <w:i/>
        </w:rPr>
      </w:pPr>
      <w:r>
        <w:rPr>
          <w:rFonts w:ascii="Times New Roman" w:hAnsi="Times New Roman" w:cs="Times New Roman"/>
        </w:rPr>
        <w:t xml:space="preserve">Between blocks, participants </w:t>
      </w:r>
      <w:r w:rsidR="00CE2A82">
        <w:rPr>
          <w:rFonts w:ascii="Times New Roman" w:hAnsi="Times New Roman" w:cs="Times New Roman"/>
        </w:rPr>
        <w:t>reported cognitive (i.e., worry) and somatic (i.e., arousal) components of anxiety</w:t>
      </w:r>
      <w:r w:rsidR="00FE657D">
        <w:rPr>
          <w:rFonts w:ascii="Times New Roman" w:hAnsi="Times New Roman" w:cs="Times New Roman"/>
        </w:rPr>
        <w:t xml:space="preserve"> as well as confidence</w:t>
      </w:r>
      <w:r w:rsidR="00CE2A82">
        <w:rPr>
          <w:rFonts w:ascii="Times New Roman" w:hAnsi="Times New Roman" w:cs="Times New Roman"/>
        </w:rPr>
        <w:t xml:space="preserve"> </w:t>
      </w:r>
      <w:r w:rsidR="002F3593">
        <w:rPr>
          <w:rFonts w:ascii="Times New Roman" w:hAnsi="Times New Roman" w:cs="Times New Roman"/>
        </w:rPr>
        <w:t>about their ability to complete the task using an 11-point Likert-scale</w:t>
      </w:r>
      <w:r w:rsidR="00FE657D">
        <w:rPr>
          <w:rFonts w:ascii="Times New Roman" w:hAnsi="Times New Roman" w:cs="Times New Roman"/>
        </w:rPr>
        <w:t xml:space="preserve"> (</w:t>
      </w:r>
      <w:r>
        <w:rPr>
          <w:rFonts w:ascii="Times New Roman" w:hAnsi="Times New Roman" w:cs="Times New Roman"/>
        </w:rPr>
        <w:t>Mental Readiness Form</w:t>
      </w:r>
      <w:r w:rsidR="00FE657D">
        <w:rPr>
          <w:rFonts w:ascii="Times New Roman" w:hAnsi="Times New Roman" w:cs="Times New Roman"/>
        </w:rPr>
        <w:t xml:space="preserve"> </w:t>
      </w:r>
      <w:r>
        <w:rPr>
          <w:rFonts w:ascii="Times New Roman" w:hAnsi="Times New Roman" w:cs="Times New Roman"/>
        </w:rPr>
        <w:t>3</w:t>
      </w:r>
      <w:r w:rsidR="00FE657D">
        <w:rPr>
          <w:rFonts w:ascii="Times New Roman" w:hAnsi="Times New Roman" w:cs="Times New Roman"/>
        </w:rPr>
        <w:t xml:space="preserve">, </w:t>
      </w:r>
      <w:r>
        <w:rPr>
          <w:rFonts w:ascii="Times New Roman" w:hAnsi="Times New Roman" w:cs="Times New Roman"/>
        </w:rPr>
        <w:t>MRF-3)</w:t>
      </w:r>
      <w:ins w:id="174" w:author="Tiphanie Raffegeau" w:date="2019-09-09T15:18:00Z">
        <w:r w:rsidR="00E810D4">
          <w:rPr>
            <w:rFonts w:ascii="Times New Roman" w:hAnsi="Times New Roman" w:cs="Times New Roman"/>
          </w:rPr>
          <w:t xml:space="preserve"> </w:t>
        </w:r>
      </w:ins>
      <w:del w:id="175" w:author="Tiphanie Raffegeau" w:date="2019-09-09T15:18:00Z">
        <w:r w:rsidR="002F3593" w:rsidDel="00E810D4">
          <w:rPr>
            <w:rFonts w:ascii="Times New Roman" w:hAnsi="Times New Roman" w:cs="Times New Roman"/>
          </w:rPr>
          <w:delText>.</w:delText>
        </w:r>
      </w:del>
      <w:r w:rsidR="001F590D">
        <w:rPr>
          <w:rFonts w:ascii="Times New Roman" w:hAnsi="Times New Roman" w:cs="Times New Roman"/>
        </w:rPr>
        <w:fldChar w:fldCharType="begin" w:fldLock="1"/>
      </w:r>
      <w:r w:rsidR="00E810D4">
        <w:rPr>
          <w:rFonts w:ascii="Times New Roman" w:hAnsi="Times New Roman" w:cs="Times New Roman"/>
        </w:rPr>
        <w:instrText>ADDIN CSL_CITATION {"citationItems":[{"id":"ITEM-1","itemData":{"author":[{"dropping-particle":"","family":"Krane","given":"Vikki","non-dropping-particle":"","parse-names":false,"suffix":""}],"container-title":"The Sport Psychologist","id":"ITEM-1","issue":"2","issued":{"date-parts":[["1994"]]},"page":"189-202","title":"The mental readiness form as a measure of competitive state anxiety","type":"article-journal","volume":"8"},"uris":["http://www.mendeley.com/documents/?uuid=054e6071-fc0b-3f7f-8173-80ba250b7a3c","http://www.mendeley.com/documents/?uuid=926a972f-8365-4705-b081-6cbeb7fbba46"]}],"mendeley":{"formattedCitation":"[20]","plainTextFormattedCitation":"[20]","previouslyFormattedCitation":"&lt;sup&gt;20&lt;/sup&gt;"},"properties":{"noteIndex":0},"schema":"https://github.com/citation-style-language/schema/raw/master/csl-citation.json"}</w:instrText>
      </w:r>
      <w:r w:rsidR="001F590D">
        <w:rPr>
          <w:rFonts w:ascii="Times New Roman" w:hAnsi="Times New Roman" w:cs="Times New Roman"/>
        </w:rPr>
        <w:fldChar w:fldCharType="separate"/>
      </w:r>
      <w:r w:rsidR="00E810D4" w:rsidRPr="00E810D4">
        <w:rPr>
          <w:rFonts w:ascii="Times New Roman" w:hAnsi="Times New Roman" w:cs="Times New Roman"/>
          <w:noProof/>
        </w:rPr>
        <w:t>[20]</w:t>
      </w:r>
      <w:r w:rsidR="001F590D">
        <w:rPr>
          <w:rFonts w:ascii="Times New Roman" w:hAnsi="Times New Roman" w:cs="Times New Roman"/>
        </w:rPr>
        <w:fldChar w:fldCharType="end"/>
      </w:r>
      <w:ins w:id="176" w:author="Tiphanie Raffegeau" w:date="2019-09-09T15:18:00Z">
        <w:r w:rsidR="00E810D4">
          <w:rPr>
            <w:rFonts w:ascii="Times New Roman" w:hAnsi="Times New Roman" w:cs="Times New Roman"/>
          </w:rPr>
          <w:t>.</w:t>
        </w:r>
      </w:ins>
      <w:r w:rsidR="00CE2A82">
        <w:rPr>
          <w:rFonts w:ascii="Times New Roman" w:hAnsi="Times New Roman" w:cs="Times New Roman"/>
        </w:rPr>
        <w:t xml:space="preserve"> </w:t>
      </w:r>
      <w:r w:rsidR="00FE657D">
        <w:rPr>
          <w:rFonts w:ascii="Times New Roman" w:hAnsi="Times New Roman" w:cs="Times New Roman"/>
        </w:rPr>
        <w:t xml:space="preserve">Participants also </w:t>
      </w:r>
      <w:r w:rsidR="002F3593">
        <w:rPr>
          <w:rFonts w:ascii="Times New Roman" w:hAnsi="Times New Roman" w:cs="Times New Roman"/>
        </w:rPr>
        <w:t>rated t</w:t>
      </w:r>
      <w:r w:rsidR="00CE2A82">
        <w:rPr>
          <w:rFonts w:ascii="Times New Roman" w:hAnsi="Times New Roman" w:cs="Times New Roman"/>
        </w:rPr>
        <w:t>he</w:t>
      </w:r>
      <w:r w:rsidR="00FE657D">
        <w:rPr>
          <w:rFonts w:ascii="Times New Roman" w:hAnsi="Times New Roman" w:cs="Times New Roman"/>
        </w:rPr>
        <w:t xml:space="preserve"> </w:t>
      </w:r>
      <w:r w:rsidR="00CE2A82">
        <w:rPr>
          <w:rFonts w:ascii="Times New Roman" w:hAnsi="Times New Roman" w:cs="Times New Roman"/>
        </w:rPr>
        <w:t>level</w:t>
      </w:r>
      <w:r w:rsidR="002F3593">
        <w:rPr>
          <w:rFonts w:ascii="Times New Roman" w:hAnsi="Times New Roman" w:cs="Times New Roman"/>
        </w:rPr>
        <w:t>s</w:t>
      </w:r>
      <w:r w:rsidR="00CE2A82">
        <w:rPr>
          <w:rFonts w:ascii="Times New Roman" w:hAnsi="Times New Roman" w:cs="Times New Roman"/>
        </w:rPr>
        <w:t xml:space="preserve"> of mental effort </w:t>
      </w:r>
      <w:r w:rsidR="002F3593">
        <w:rPr>
          <w:rFonts w:ascii="Times New Roman" w:hAnsi="Times New Roman" w:cs="Times New Roman"/>
        </w:rPr>
        <w:t xml:space="preserve">required to complete the task </w:t>
      </w:r>
      <w:r w:rsidR="00CE2A82">
        <w:rPr>
          <w:rFonts w:ascii="Times New Roman" w:hAnsi="Times New Roman" w:cs="Times New Roman"/>
        </w:rPr>
        <w:t>using the Rating Scale of Mental Effort (RSME)</w:t>
      </w:r>
      <w:ins w:id="177" w:author="Tiphanie Raffegeau" w:date="2019-09-09T15:18:00Z">
        <w:r w:rsidR="00E810D4">
          <w:rPr>
            <w:rFonts w:ascii="Times New Roman" w:hAnsi="Times New Roman" w:cs="Times New Roman"/>
          </w:rPr>
          <w:t xml:space="preserve"> </w:t>
        </w:r>
      </w:ins>
      <w:del w:id="178" w:author="Tiphanie Raffegeau" w:date="2019-09-09T15:18:00Z">
        <w:r w:rsidR="002F3593" w:rsidDel="00E810D4">
          <w:rPr>
            <w:rFonts w:ascii="Times New Roman" w:hAnsi="Times New Roman" w:cs="Times New Roman"/>
          </w:rPr>
          <w:delText>.</w:delText>
        </w:r>
      </w:del>
      <w:r w:rsidR="00E465F6">
        <w:rPr>
          <w:rFonts w:ascii="Times New Roman" w:hAnsi="Times New Roman" w:cs="Times New Roman"/>
        </w:rPr>
        <w:fldChar w:fldCharType="begin" w:fldLock="1"/>
      </w:r>
      <w:r w:rsidR="00E810D4">
        <w:rPr>
          <w:rFonts w:ascii="Times New Roman" w:hAnsi="Times New Roman" w:cs="Times New Roman"/>
        </w:rPr>
        <w:instrText>ADDIN CSL_CITATION {"citationItems":[{"id":"ITEM-1","itemData":{"author":[{"dropping-particle":"","family":"Zijlstra","given":"F. R. H.","non-dropping-particle":"","parse-names":false,"suffix":""}],"id":"ITEM-1","issued":{"date-parts":[["1993"]]},"number-of-pages":"67-103","publisher":"Delft University Press","title":"Efficiency in work behaviour: A design approach for modern tools","type":"book"},"uris":["http://www.mendeley.com/documents/?uuid=e2776c20-d48b-4f5e-9e85-fbec17636e5a","http://www.mendeley.com/documents/?uuid=b93d89ab-9c23-47fc-a44d-98688d4b4c6d"]}],"mendeley":{"formattedCitation":"[21]","plainTextFormattedCitation":"[21]","previouslyFormattedCitation":"&lt;sup&gt;21&lt;/sup&gt;"},"properties":{"noteIndex":0},"schema":"https://github.com/citation-style-language/schema/raw/master/csl-citation.json"}</w:instrText>
      </w:r>
      <w:r w:rsidR="00E465F6">
        <w:rPr>
          <w:rFonts w:ascii="Times New Roman" w:hAnsi="Times New Roman" w:cs="Times New Roman"/>
        </w:rPr>
        <w:fldChar w:fldCharType="separate"/>
      </w:r>
      <w:r w:rsidR="00E810D4" w:rsidRPr="00E810D4">
        <w:rPr>
          <w:rFonts w:ascii="Times New Roman" w:hAnsi="Times New Roman" w:cs="Times New Roman"/>
          <w:noProof/>
        </w:rPr>
        <w:t>[21]</w:t>
      </w:r>
      <w:r w:rsidR="00E465F6">
        <w:rPr>
          <w:rFonts w:ascii="Times New Roman" w:hAnsi="Times New Roman" w:cs="Times New Roman"/>
        </w:rPr>
        <w:fldChar w:fldCharType="end"/>
      </w:r>
      <w:ins w:id="179" w:author="Tiphanie Raffegeau" w:date="2019-09-09T15:19:00Z">
        <w:r w:rsidR="00E810D4">
          <w:rPr>
            <w:rFonts w:ascii="Times New Roman" w:hAnsi="Times New Roman" w:cs="Times New Roman"/>
          </w:rPr>
          <w:t>.</w:t>
        </w:r>
      </w:ins>
      <w:r w:rsidR="00CE2A82">
        <w:rPr>
          <w:rFonts w:ascii="Times New Roman" w:hAnsi="Times New Roman" w:cs="Times New Roman"/>
        </w:rPr>
        <w:t xml:space="preserve"> </w:t>
      </w:r>
      <w:r w:rsidR="002F3593">
        <w:rPr>
          <w:rFonts w:ascii="Times New Roman" w:hAnsi="Times New Roman" w:cs="Times New Roman"/>
        </w:rPr>
        <w:lastRenderedPageBreak/>
        <w:t>The instructions</w:t>
      </w:r>
      <w:r w:rsidR="00FE657D">
        <w:rPr>
          <w:rFonts w:ascii="Times New Roman" w:hAnsi="Times New Roman" w:cs="Times New Roman"/>
        </w:rPr>
        <w:t xml:space="preserve"> for all self-report measures</w:t>
      </w:r>
      <w:r w:rsidR="002F3593">
        <w:rPr>
          <w:rFonts w:ascii="Times New Roman" w:hAnsi="Times New Roman" w:cs="Times New Roman"/>
        </w:rPr>
        <w:t xml:space="preserve"> emphasized that </w:t>
      </w:r>
      <w:r w:rsidR="00FE657D">
        <w:rPr>
          <w:rFonts w:ascii="Times New Roman" w:hAnsi="Times New Roman" w:cs="Times New Roman"/>
        </w:rPr>
        <w:t xml:space="preserve">participants should </w:t>
      </w:r>
      <w:del w:id="180" w:author="Tiphanie Raffegeau" w:date="2019-09-11T12:23:00Z">
        <w:r w:rsidR="002F3593" w:rsidDel="00682E14">
          <w:rPr>
            <w:rFonts w:ascii="Times New Roman" w:hAnsi="Times New Roman" w:cs="Times New Roman"/>
          </w:rPr>
          <w:delText xml:space="preserve">recall </w:delText>
        </w:r>
      </w:del>
      <w:ins w:id="181" w:author="Tiphanie Raffegeau" w:date="2019-09-11T12:23:00Z">
        <w:r w:rsidR="00682E14">
          <w:rPr>
            <w:rFonts w:ascii="Times New Roman" w:hAnsi="Times New Roman" w:cs="Times New Roman"/>
          </w:rPr>
          <w:t xml:space="preserve">indicate </w:t>
        </w:r>
      </w:ins>
      <w:r w:rsidR="002F3593">
        <w:rPr>
          <w:rFonts w:ascii="Times New Roman" w:hAnsi="Times New Roman" w:cs="Times New Roman"/>
        </w:rPr>
        <w:t xml:space="preserve">their feelings during the most recent block of trials. </w:t>
      </w:r>
    </w:p>
    <w:p w14:paraId="0EEFD0F7" w14:textId="1C06A8F5" w:rsidR="002136AE" w:rsidRDefault="00095930">
      <w:pPr>
        <w:spacing w:line="480" w:lineRule="auto"/>
        <w:ind w:firstLine="720"/>
        <w:rPr>
          <w:rFonts w:ascii="Times New Roman" w:hAnsi="Times New Roman" w:cs="Times New Roman"/>
        </w:rPr>
      </w:pPr>
      <w:r>
        <w:rPr>
          <w:rFonts w:ascii="Times New Roman" w:hAnsi="Times New Roman" w:cs="Times New Roman"/>
        </w:rPr>
        <w:t>Inertial sensor data were analyzed using a custom Matlab program</w:t>
      </w:r>
      <w:r w:rsidR="0004209A">
        <w:rPr>
          <w:rFonts w:ascii="Times New Roman" w:hAnsi="Times New Roman" w:cs="Times New Roman"/>
        </w:rPr>
        <w:t xml:space="preserve"> (version </w:t>
      </w:r>
      <w:r w:rsidR="00654EF2">
        <w:rPr>
          <w:rFonts w:ascii="Times New Roman" w:hAnsi="Times New Roman" w:cs="Times New Roman"/>
        </w:rPr>
        <w:t>2018b</w:t>
      </w:r>
      <w:r w:rsidR="0004209A">
        <w:rPr>
          <w:rFonts w:ascii="Times New Roman" w:hAnsi="Times New Roman" w:cs="Times New Roman"/>
        </w:rPr>
        <w:t xml:space="preserve">, </w:t>
      </w:r>
      <w:r w:rsidR="00654EF2">
        <w:rPr>
          <w:rFonts w:ascii="Times New Roman" w:hAnsi="Times New Roman" w:cs="Times New Roman"/>
        </w:rPr>
        <w:t>Nat</w:t>
      </w:r>
      <w:r w:rsidR="0004209A">
        <w:rPr>
          <w:rFonts w:ascii="Times New Roman" w:hAnsi="Times New Roman" w:cs="Times New Roman"/>
        </w:rPr>
        <w:t>ick, MA)</w:t>
      </w:r>
      <w:r>
        <w:rPr>
          <w:rFonts w:ascii="Times New Roman" w:hAnsi="Times New Roman" w:cs="Times New Roman"/>
        </w:rPr>
        <w:t xml:space="preserve">. </w:t>
      </w:r>
      <w:r w:rsidR="002136AE">
        <w:rPr>
          <w:rFonts w:ascii="Times New Roman" w:hAnsi="Times New Roman" w:cs="Times New Roman"/>
        </w:rPr>
        <w:t>Sensor-based coordinates were rotated to align with the global inertial frame</w:t>
      </w:r>
      <w:r w:rsidR="004C7EC0">
        <w:rPr>
          <w:rFonts w:ascii="Times New Roman" w:hAnsi="Times New Roman" w:cs="Times New Roman"/>
        </w:rPr>
        <w:t>.</w:t>
      </w:r>
      <w:r w:rsidR="004C7EC0">
        <w:rPr>
          <w:rFonts w:ascii="Times New Roman" w:hAnsi="Times New Roman" w:cs="Times New Roman"/>
        </w:rPr>
        <w:fldChar w:fldCharType="begin" w:fldLock="1"/>
      </w:r>
      <w:r w:rsidR="00E810D4">
        <w:rPr>
          <w:rFonts w:ascii="Times New Roman" w:hAnsi="Times New Roman" w:cs="Times New Roman"/>
        </w:rPr>
        <w:instrText>ADDIN CSL_CITATION {"citationItems":[{"id":"ITEM-1","itemData":{"abstract":"OBJECTIVE: To devise an instrument to measure linear acceleration of the trunk during gait under real-life environmental conditions. DESIGN: A mathematical algorithm is suggested to transform data to a horizontal-vertical coordinate system. Calibration procedures are described. BACKGROUND: A portable, low mass device to measure linear acceleration of the trunk in a horizontal-vertical coordinate system during prolonged walking is of clinical interest and has not been described previously. METHOD: Linear acceleration is registered by a triaxial, piezoresitant accelerometer, sampled at 512 Hz and collected by exchangeable 20 Mb memory cards of a body-mounted data-logger. Data are transformed to a horizontal-vertical coordinate system, utilising the accelerometer's capacity as an inclinometer. Calibration testing was done in a servohydraulic jig by measuring acceleration of 5 Hz, 16 mm vertical displacements, first along each of the sensing axis, then by a tilted accelerometer. RESULTS: Precision testing of each axis and transformed data from all axes showed low variability for acceleration root mean square of sequences of 1000 samples (CV &lt;0.001). Accuracy testing by double integration of transformed data from the tilted accelerometer demonstrated a mean absolute difference of 0.04 mm (SD = 0.03 mm) from the programmed input. CONCLUSIONS: Data from the arbitrarily tilted accelerometer transformed to a horizontal-vertical coordinate system gave precise and accurate measurements of linear accelerations when tested in a servohydraulic jig. Procedures for applying the device in gait analysis are described in a companion article. RELEVANCE: Control of upper body and body centre of mass are important aspects of balance, but gait analysis has largely focused on the movements of the lower limbs. This device can be used to register acceleration of a reference point on the upper body during walking, and may thus give new information about balance in gait.","author":[{"dropping-particle":"","family":"Moe-Nilssen","given":"R","non-dropping-particle":"","parse-names":false,"suffix":""}],"container-title":"Clinical Biomechanics","id":"ITEM-1","issue":"0268","issued":{"date-parts":[["1998"]]},"page":"320-327","title":"A new method for evaluating motor control in gait under real-life environmental conditions . Part 1 : The instrument","type":"article-journal","volume":"13"},"uris":["http://www.mendeley.com/documents/?uuid=ce3848d6-6bda-41b0-a932-e0dc23ddb600","http://www.mendeley.com/documents/?uuid=c28c0c76-597f-4f51-9fcd-36b157005bd5"]}],"mendeley":{"formattedCitation":"[22]","plainTextFormattedCitation":"[22]","previouslyFormattedCitation":"&lt;sup&gt;22&lt;/sup&gt;"},"properties":{"noteIndex":0},"schema":"https://github.com/citation-style-language/schema/raw/master/csl-citation.json"}</w:instrText>
      </w:r>
      <w:r w:rsidR="004C7EC0">
        <w:rPr>
          <w:rFonts w:ascii="Times New Roman" w:hAnsi="Times New Roman" w:cs="Times New Roman"/>
        </w:rPr>
        <w:fldChar w:fldCharType="separate"/>
      </w:r>
      <w:r w:rsidR="00E810D4" w:rsidRPr="00E810D4">
        <w:rPr>
          <w:rFonts w:ascii="Times New Roman" w:hAnsi="Times New Roman" w:cs="Times New Roman"/>
          <w:noProof/>
        </w:rPr>
        <w:t>[22]</w:t>
      </w:r>
      <w:r w:rsidR="004C7EC0">
        <w:rPr>
          <w:rFonts w:ascii="Times New Roman" w:hAnsi="Times New Roman" w:cs="Times New Roman"/>
        </w:rPr>
        <w:fldChar w:fldCharType="end"/>
      </w:r>
      <w:r w:rsidR="002136AE">
        <w:rPr>
          <w:rFonts w:ascii="Times New Roman" w:hAnsi="Times New Roman" w:cs="Times New Roman"/>
        </w:rPr>
        <w:t xml:space="preserve"> Angular velocities were filtered using a phaseless 4</w:t>
      </w:r>
      <w:r w:rsidR="002136AE" w:rsidRPr="00C93EB1">
        <w:rPr>
          <w:rFonts w:ascii="Times New Roman" w:hAnsi="Times New Roman" w:cs="Times New Roman"/>
          <w:vertAlign w:val="superscript"/>
        </w:rPr>
        <w:t>th</w:t>
      </w:r>
      <w:r w:rsidR="002136AE">
        <w:rPr>
          <w:rFonts w:ascii="Times New Roman" w:hAnsi="Times New Roman" w:cs="Times New Roman"/>
        </w:rPr>
        <w:t xml:space="preserve"> order, 6 Hz low-pass Butterworth filter, and the peak yaw angular velocity was extracted for each turning trial. </w:t>
      </w:r>
    </w:p>
    <w:p w14:paraId="4B294FBC" w14:textId="5F76D6CA" w:rsidR="002762F7" w:rsidRDefault="00FE657D" w:rsidP="002762F7">
      <w:pPr>
        <w:spacing w:line="480" w:lineRule="auto"/>
        <w:ind w:firstLine="720"/>
        <w:rPr>
          <w:rFonts w:ascii="Times New Roman" w:hAnsi="Times New Roman" w:cs="Times New Roman"/>
        </w:rPr>
      </w:pPr>
      <w:r>
        <w:rPr>
          <w:rFonts w:ascii="Times New Roman" w:hAnsi="Times New Roman" w:cs="Times New Roman"/>
        </w:rPr>
        <w:t>Linear mixed-effect regression (LMER) models were fit</w:t>
      </w:r>
      <w:ins w:id="182" w:author="Tiphanie Raffegeau" w:date="2019-09-11T12:23:00Z">
        <w:r w:rsidR="00682E14">
          <w:rPr>
            <w:rFonts w:ascii="Times New Roman" w:hAnsi="Times New Roman" w:cs="Times New Roman"/>
          </w:rPr>
          <w:t>ted</w:t>
        </w:r>
      </w:ins>
      <w:r>
        <w:rPr>
          <w:rFonts w:ascii="Times New Roman" w:hAnsi="Times New Roman" w:cs="Times New Roman"/>
        </w:rPr>
        <w:t xml:space="preserve"> to the data t</w:t>
      </w:r>
      <w:r w:rsidR="002762F7">
        <w:rPr>
          <w:rFonts w:ascii="Times New Roman" w:hAnsi="Times New Roman" w:cs="Times New Roman"/>
        </w:rPr>
        <w:t>o determine the effect of walkway height on</w:t>
      </w:r>
      <w:r w:rsidR="004C7EC0">
        <w:rPr>
          <w:rFonts w:ascii="Times New Roman" w:hAnsi="Times New Roman" w:cs="Times New Roman"/>
        </w:rPr>
        <w:t xml:space="preserve"> peak</w:t>
      </w:r>
      <w:r w:rsidR="002762F7">
        <w:rPr>
          <w:rFonts w:ascii="Times New Roman" w:hAnsi="Times New Roman" w:cs="Times New Roman"/>
        </w:rPr>
        <w:t xml:space="preserve"> turning </w:t>
      </w:r>
      <w:r w:rsidR="004C7EC0">
        <w:rPr>
          <w:rFonts w:ascii="Times New Roman" w:hAnsi="Times New Roman" w:cs="Times New Roman"/>
        </w:rPr>
        <w:t xml:space="preserve">velocity </w:t>
      </w:r>
      <w:r w:rsidR="002762F7">
        <w:rPr>
          <w:rFonts w:ascii="Times New Roman" w:hAnsi="Times New Roman" w:cs="Times New Roman"/>
        </w:rPr>
        <w:t>and self-reported ratings of anxiety, confidence, and mental effort</w:t>
      </w:r>
      <w:r>
        <w:rPr>
          <w:rFonts w:ascii="Times New Roman" w:hAnsi="Times New Roman" w:cs="Times New Roman"/>
        </w:rPr>
        <w:t>.</w:t>
      </w:r>
      <w:r w:rsidR="002762F7">
        <w:rPr>
          <w:rFonts w:ascii="Times New Roman" w:hAnsi="Times New Roman" w:cs="Times New Roman"/>
        </w:rPr>
        <w:t xml:space="preserve"> Models included the effect of speed (self-selected vs. fast) and trial number (1-5), and all two- and three-way interaction to investigate the</w:t>
      </w:r>
      <w:r w:rsidR="00A04657">
        <w:rPr>
          <w:rFonts w:ascii="Times New Roman" w:hAnsi="Times New Roman" w:cs="Times New Roman"/>
        </w:rPr>
        <w:t xml:space="preserve"> effect of </w:t>
      </w:r>
      <w:del w:id="183" w:author="Tiphanie Raffegeau" w:date="2019-09-11T12:24:00Z">
        <w:r w:rsidR="00A04657" w:rsidDel="00682E14">
          <w:rPr>
            <w:rFonts w:ascii="Times New Roman" w:hAnsi="Times New Roman" w:cs="Times New Roman"/>
          </w:rPr>
          <w:delText>the</w:delText>
        </w:r>
        <w:r w:rsidR="002762F7" w:rsidDel="00682E14">
          <w:rPr>
            <w:rFonts w:ascii="Times New Roman" w:hAnsi="Times New Roman" w:cs="Times New Roman"/>
          </w:rPr>
          <w:delText xml:space="preserve"> interaction between </w:delText>
        </w:r>
      </w:del>
      <w:r w:rsidR="002762F7">
        <w:rPr>
          <w:rFonts w:ascii="Times New Roman" w:hAnsi="Times New Roman" w:cs="Times New Roman"/>
        </w:rPr>
        <w:t>height, instructed speed, and adaptation across repeated trials</w:t>
      </w:r>
      <w:r w:rsidR="00A04657">
        <w:rPr>
          <w:rFonts w:ascii="Times New Roman" w:hAnsi="Times New Roman" w:cs="Times New Roman"/>
        </w:rPr>
        <w:t>,</w:t>
      </w:r>
      <w:r w:rsidR="002762F7">
        <w:rPr>
          <w:rFonts w:ascii="Times New Roman" w:hAnsi="Times New Roman" w:cs="Times New Roman"/>
        </w:rPr>
        <w:t xml:space="preserve"> on turning velocity. </w:t>
      </w:r>
      <w:r w:rsidR="00870BD7">
        <w:rPr>
          <w:rFonts w:ascii="Times New Roman" w:hAnsi="Times New Roman" w:cs="Times New Roman"/>
        </w:rPr>
        <w:t xml:space="preserve">Height and Speed </w:t>
      </w:r>
      <w:r w:rsidR="002762F7">
        <w:rPr>
          <w:rFonts w:ascii="Times New Roman" w:hAnsi="Times New Roman" w:cs="Times New Roman"/>
        </w:rPr>
        <w:t>variable</w:t>
      </w:r>
      <w:r w:rsidR="00870BD7">
        <w:rPr>
          <w:rFonts w:ascii="Times New Roman" w:hAnsi="Times New Roman" w:cs="Times New Roman"/>
        </w:rPr>
        <w:t>s</w:t>
      </w:r>
      <w:r w:rsidR="002762F7">
        <w:rPr>
          <w:rFonts w:ascii="Times New Roman" w:hAnsi="Times New Roman" w:cs="Times New Roman"/>
        </w:rPr>
        <w:t xml:space="preserve"> w</w:t>
      </w:r>
      <w:r w:rsidR="00870BD7">
        <w:rPr>
          <w:rFonts w:ascii="Times New Roman" w:hAnsi="Times New Roman" w:cs="Times New Roman"/>
        </w:rPr>
        <w:t>ere</w:t>
      </w:r>
      <w:r w:rsidR="002762F7">
        <w:rPr>
          <w:rFonts w:ascii="Times New Roman" w:hAnsi="Times New Roman" w:cs="Times New Roman"/>
        </w:rPr>
        <w:t xml:space="preserve"> contrast coded for </w:t>
      </w:r>
      <w:r w:rsidR="00110F39">
        <w:rPr>
          <w:rFonts w:ascii="Times New Roman" w:hAnsi="Times New Roman" w:cs="Times New Roman"/>
        </w:rPr>
        <w:t xml:space="preserve">ease of </w:t>
      </w:r>
      <w:r w:rsidR="002762F7">
        <w:rPr>
          <w:rFonts w:ascii="Times New Roman" w:hAnsi="Times New Roman" w:cs="Times New Roman"/>
        </w:rPr>
        <w:t>interpretation</w:t>
      </w:r>
      <w:r w:rsidR="00870BD7">
        <w:rPr>
          <w:rFonts w:ascii="Times New Roman" w:hAnsi="Times New Roman" w:cs="Times New Roman"/>
        </w:rPr>
        <w:t xml:space="preserve"> (Low </w:t>
      </w:r>
      <w:r w:rsidR="00E064BE">
        <w:rPr>
          <w:rFonts w:ascii="Times New Roman" w:hAnsi="Times New Roman" w:cs="Times New Roman"/>
        </w:rPr>
        <w:t xml:space="preserve">= </w:t>
      </w:r>
      <w:r w:rsidR="00870BD7">
        <w:rPr>
          <w:rFonts w:ascii="Times New Roman" w:hAnsi="Times New Roman" w:cs="Times New Roman"/>
        </w:rPr>
        <w:t xml:space="preserve">-1, High </w:t>
      </w:r>
      <w:r w:rsidR="00E064BE">
        <w:rPr>
          <w:rFonts w:ascii="Times New Roman" w:hAnsi="Times New Roman" w:cs="Times New Roman"/>
        </w:rPr>
        <w:t xml:space="preserve">= </w:t>
      </w:r>
      <w:r w:rsidR="00870BD7">
        <w:rPr>
          <w:rFonts w:ascii="Times New Roman" w:hAnsi="Times New Roman" w:cs="Times New Roman"/>
        </w:rPr>
        <w:t xml:space="preserve">+1, Self-selected </w:t>
      </w:r>
      <w:r w:rsidR="00E064BE">
        <w:rPr>
          <w:rFonts w:ascii="Times New Roman" w:hAnsi="Times New Roman" w:cs="Times New Roman"/>
        </w:rPr>
        <w:t xml:space="preserve">= </w:t>
      </w:r>
      <w:r w:rsidR="00870BD7">
        <w:rPr>
          <w:rFonts w:ascii="Times New Roman" w:hAnsi="Times New Roman" w:cs="Times New Roman"/>
        </w:rPr>
        <w:t xml:space="preserve">-1, Fast </w:t>
      </w:r>
      <w:r w:rsidR="00E064BE">
        <w:rPr>
          <w:rFonts w:ascii="Times New Roman" w:hAnsi="Times New Roman" w:cs="Times New Roman"/>
        </w:rPr>
        <w:t>=</w:t>
      </w:r>
      <w:r w:rsidR="00870BD7">
        <w:rPr>
          <w:rFonts w:ascii="Times New Roman" w:hAnsi="Times New Roman" w:cs="Times New Roman"/>
        </w:rPr>
        <w:t xml:space="preserve"> +1)</w:t>
      </w:r>
      <w:r w:rsidR="002762F7">
        <w:rPr>
          <w:rFonts w:ascii="Times New Roman" w:hAnsi="Times New Roman" w:cs="Times New Roman"/>
        </w:rPr>
        <w:t xml:space="preserve">. </w:t>
      </w:r>
      <w:r w:rsidR="009164FE">
        <w:rPr>
          <w:rFonts w:ascii="Times New Roman" w:hAnsi="Times New Roman" w:cs="Times New Roman"/>
        </w:rPr>
        <w:t>The r</w:t>
      </w:r>
      <w:r w:rsidR="002762F7">
        <w:rPr>
          <w:rFonts w:ascii="Times New Roman" w:hAnsi="Times New Roman" w:cs="Times New Roman"/>
        </w:rPr>
        <w:t xml:space="preserve">eference condition </w:t>
      </w:r>
      <w:r w:rsidR="00463C79">
        <w:rPr>
          <w:rFonts w:ascii="Times New Roman" w:hAnsi="Times New Roman" w:cs="Times New Roman"/>
        </w:rPr>
        <w:t xml:space="preserve">for </w:t>
      </w:r>
      <w:r w:rsidR="00870BD7">
        <w:rPr>
          <w:rFonts w:ascii="Times New Roman" w:hAnsi="Times New Roman" w:cs="Times New Roman"/>
        </w:rPr>
        <w:t xml:space="preserve">the </w:t>
      </w:r>
      <w:r w:rsidR="009164FE">
        <w:rPr>
          <w:rFonts w:ascii="Times New Roman" w:hAnsi="Times New Roman" w:cs="Times New Roman"/>
        </w:rPr>
        <w:t>T</w:t>
      </w:r>
      <w:r w:rsidR="00870BD7">
        <w:rPr>
          <w:rFonts w:ascii="Times New Roman" w:hAnsi="Times New Roman" w:cs="Times New Roman"/>
        </w:rPr>
        <w:t>rial</w:t>
      </w:r>
      <w:r w:rsidR="00463C79">
        <w:rPr>
          <w:rFonts w:ascii="Times New Roman" w:hAnsi="Times New Roman" w:cs="Times New Roman"/>
        </w:rPr>
        <w:t xml:space="preserve"> variable</w:t>
      </w:r>
      <w:r w:rsidR="002762F7">
        <w:rPr>
          <w:rFonts w:ascii="Times New Roman" w:hAnsi="Times New Roman" w:cs="Times New Roman"/>
        </w:rPr>
        <w:t xml:space="preserve"> </w:t>
      </w:r>
      <w:r w:rsidR="00870BD7">
        <w:rPr>
          <w:rFonts w:ascii="Times New Roman" w:hAnsi="Times New Roman" w:cs="Times New Roman"/>
        </w:rPr>
        <w:t>was</w:t>
      </w:r>
      <w:r w:rsidR="002762F7">
        <w:rPr>
          <w:rFonts w:ascii="Times New Roman" w:hAnsi="Times New Roman" w:cs="Times New Roman"/>
        </w:rPr>
        <w:t xml:space="preserve"> the first trial. </w:t>
      </w:r>
    </w:p>
    <w:p w14:paraId="59DB7E51" w14:textId="34F925F9" w:rsidR="002762F7" w:rsidRDefault="00B40252" w:rsidP="000B2332">
      <w:pPr>
        <w:spacing w:line="480" w:lineRule="auto"/>
        <w:ind w:firstLine="720"/>
        <w:rPr>
          <w:rFonts w:ascii="Times New Roman" w:hAnsi="Times New Roman" w:cs="Times New Roman"/>
        </w:rPr>
      </w:pPr>
      <w:r>
        <w:rPr>
          <w:rFonts w:ascii="Times New Roman" w:hAnsi="Times New Roman" w:cs="Times New Roman"/>
        </w:rPr>
        <w:t>T</w:t>
      </w:r>
      <w:r w:rsidR="00A5494C">
        <w:rPr>
          <w:rFonts w:ascii="Times New Roman" w:hAnsi="Times New Roman" w:cs="Times New Roman"/>
        </w:rPr>
        <w:t xml:space="preserve">o determine whether differences in turning behavior </w:t>
      </w:r>
      <w:r w:rsidR="00A04657">
        <w:rPr>
          <w:rFonts w:ascii="Times New Roman" w:hAnsi="Times New Roman" w:cs="Times New Roman"/>
        </w:rPr>
        <w:t>from the low to</w:t>
      </w:r>
      <w:r w:rsidR="00A5494C">
        <w:rPr>
          <w:rFonts w:ascii="Times New Roman" w:hAnsi="Times New Roman" w:cs="Times New Roman"/>
        </w:rPr>
        <w:t xml:space="preserve"> high elevation environment were associated with changes in self-reported anxiety, confidence, and mental effort, change scores were calculated for each participant in both the self-selected and fast speed trials</w:t>
      </w:r>
      <w:del w:id="184" w:author="Tiphanie Raffegeau" w:date="2019-09-11T12:24:00Z">
        <w:r w:rsidR="00A5494C" w:rsidDel="00682E14">
          <w:rPr>
            <w:rFonts w:ascii="Times New Roman" w:hAnsi="Times New Roman" w:cs="Times New Roman"/>
          </w:rPr>
          <w:delText xml:space="preserve">. </w:delText>
        </w:r>
        <w:r w:rsidR="0072040D" w:rsidDel="00682E14">
          <w:rPr>
            <w:rFonts w:ascii="Times New Roman" w:hAnsi="Times New Roman" w:cs="Times New Roman"/>
          </w:rPr>
          <w:delText>Peak turning velocities</w:delText>
        </w:r>
      </w:del>
      <w:ins w:id="185" w:author="Tiphanie Raffegeau" w:date="2019-09-11T12:24:00Z">
        <w:r w:rsidR="00682E14">
          <w:rPr>
            <w:rFonts w:ascii="Times New Roman" w:hAnsi="Times New Roman" w:cs="Times New Roman"/>
          </w:rPr>
          <w:t>. The dependent measures</w:t>
        </w:r>
      </w:ins>
      <w:r w:rsidR="0072040D">
        <w:rPr>
          <w:rFonts w:ascii="Times New Roman" w:hAnsi="Times New Roman" w:cs="Times New Roman"/>
        </w:rPr>
        <w:t xml:space="preserve"> were averaged </w:t>
      </w:r>
      <w:r w:rsidR="00A5494C">
        <w:rPr>
          <w:rFonts w:ascii="Times New Roman" w:hAnsi="Times New Roman" w:cs="Times New Roman"/>
        </w:rPr>
        <w:t xml:space="preserve">for each speed </w:t>
      </w:r>
      <w:del w:id="186" w:author="Tiphanie Raffegeau" w:date="2019-09-11T12:25:00Z">
        <w:r w:rsidR="0072040D" w:rsidDel="00682E14">
          <w:rPr>
            <w:rFonts w:ascii="Times New Roman" w:hAnsi="Times New Roman" w:cs="Times New Roman"/>
          </w:rPr>
          <w:delText xml:space="preserve">both </w:delText>
        </w:r>
      </w:del>
      <w:r w:rsidR="00A5494C">
        <w:rPr>
          <w:rFonts w:ascii="Times New Roman" w:hAnsi="Times New Roman" w:cs="Times New Roman"/>
        </w:rPr>
        <w:t xml:space="preserve">in </w:t>
      </w:r>
      <w:ins w:id="187" w:author="Tiphanie Raffegeau" w:date="2019-09-11T12:25:00Z">
        <w:r w:rsidR="00682E14">
          <w:rPr>
            <w:rFonts w:ascii="Times New Roman" w:hAnsi="Times New Roman" w:cs="Times New Roman"/>
          </w:rPr>
          <w:t xml:space="preserve">both </w:t>
        </w:r>
      </w:ins>
      <w:r w:rsidR="00A5494C">
        <w:rPr>
          <w:rFonts w:ascii="Times New Roman" w:hAnsi="Times New Roman" w:cs="Times New Roman"/>
        </w:rPr>
        <w:t>low and high elevation trials</w:t>
      </w:r>
      <w:ins w:id="188" w:author="Tiphanie Raffegeau" w:date="2019-09-11T12:25:00Z">
        <w:r w:rsidR="0096026A">
          <w:rPr>
            <w:rFonts w:ascii="Times New Roman" w:hAnsi="Times New Roman" w:cs="Times New Roman"/>
          </w:rPr>
          <w:t>, and</w:t>
        </w:r>
      </w:ins>
      <w:ins w:id="189" w:author="Tiphanie Raffegeau" w:date="2019-09-11T14:29:00Z">
        <w:r w:rsidR="00C96689">
          <w:rPr>
            <w:rFonts w:ascii="Times New Roman" w:hAnsi="Times New Roman" w:cs="Times New Roman"/>
          </w:rPr>
          <w:t xml:space="preserve"> </w:t>
        </w:r>
      </w:ins>
      <w:del w:id="190" w:author="Tiphanie Raffegeau" w:date="2019-09-11T12:25:00Z">
        <w:r w:rsidR="0072040D" w:rsidDel="0096026A">
          <w:rPr>
            <w:rFonts w:ascii="Times New Roman" w:hAnsi="Times New Roman" w:cs="Times New Roman"/>
          </w:rPr>
          <w:delText>. T</w:delText>
        </w:r>
      </w:del>
      <w:ins w:id="191" w:author="Tiphanie Raffegeau" w:date="2019-09-11T12:25:00Z">
        <w:r w:rsidR="0096026A">
          <w:rPr>
            <w:rFonts w:ascii="Times New Roman" w:hAnsi="Times New Roman" w:cs="Times New Roman"/>
          </w:rPr>
          <w:t>t</w:t>
        </w:r>
      </w:ins>
      <w:r w:rsidR="0072040D">
        <w:rPr>
          <w:rFonts w:ascii="Times New Roman" w:hAnsi="Times New Roman" w:cs="Times New Roman"/>
        </w:rPr>
        <w:t xml:space="preserve">he difference </w:t>
      </w:r>
      <w:r>
        <w:rPr>
          <w:rFonts w:ascii="Times New Roman" w:hAnsi="Times New Roman" w:cs="Times New Roman"/>
        </w:rPr>
        <w:t xml:space="preserve">between the high and low elevation was </w:t>
      </w:r>
      <w:del w:id="192" w:author="Tiphanie Raffegeau" w:date="2019-09-11T12:25:00Z">
        <w:r w:rsidDel="0096026A">
          <w:rPr>
            <w:rFonts w:ascii="Times New Roman" w:hAnsi="Times New Roman" w:cs="Times New Roman"/>
          </w:rPr>
          <w:delText>then defined as the change score</w:delText>
        </w:r>
        <w:r w:rsidR="00A5494C" w:rsidDel="0096026A">
          <w:rPr>
            <w:rFonts w:ascii="Times New Roman" w:hAnsi="Times New Roman" w:cs="Times New Roman"/>
          </w:rPr>
          <w:delText xml:space="preserve"> for each dependent measure</w:delText>
        </w:r>
      </w:del>
      <w:ins w:id="193" w:author="Tiphanie Raffegeau" w:date="2019-09-11T12:25:00Z">
        <w:r w:rsidR="0096026A">
          <w:rPr>
            <w:rFonts w:ascii="Times New Roman" w:hAnsi="Times New Roman" w:cs="Times New Roman"/>
          </w:rPr>
          <w:t>calculated for each speed</w:t>
        </w:r>
      </w:ins>
      <w:r w:rsidR="00A5494C">
        <w:rPr>
          <w:rFonts w:ascii="Times New Roman" w:hAnsi="Times New Roman" w:cs="Times New Roman"/>
        </w:rPr>
        <w:t xml:space="preserve"> (high elevation</w:t>
      </w:r>
      <w:r>
        <w:rPr>
          <w:rFonts w:ascii="Times New Roman" w:hAnsi="Times New Roman" w:cs="Times New Roman"/>
        </w:rPr>
        <w:t xml:space="preserve"> </w:t>
      </w:r>
      <w:r w:rsidR="00E12EBD">
        <w:rPr>
          <w:rFonts w:ascii="Times New Roman" w:hAnsi="Times New Roman" w:cs="Times New Roman"/>
        </w:rPr>
        <w:t>−</w:t>
      </w:r>
      <w:r w:rsidR="00A5494C">
        <w:rPr>
          <w:rFonts w:ascii="Times New Roman" w:hAnsi="Times New Roman" w:cs="Times New Roman"/>
        </w:rPr>
        <w:t xml:space="preserve"> low elevation). Spearman</w:t>
      </w:r>
      <w:r w:rsidR="002762F7">
        <w:rPr>
          <w:rFonts w:ascii="Times New Roman" w:hAnsi="Times New Roman" w:cs="Times New Roman"/>
        </w:rPr>
        <w:t xml:space="preserve">’s </w:t>
      </w:r>
      <w:r w:rsidR="00110F39">
        <w:rPr>
          <w:rFonts w:ascii="Times New Roman" w:hAnsi="Times New Roman" w:cs="Times New Roman"/>
        </w:rPr>
        <w:t>rho (</w:t>
      </w:r>
      <w:r w:rsidR="00110F39" w:rsidRPr="005B7569">
        <w:rPr>
          <w:rFonts w:ascii="Symbol" w:hAnsi="Symbol" w:cs="Times New Roman"/>
          <w:i/>
        </w:rPr>
        <w:t></w:t>
      </w:r>
      <w:r w:rsidR="00110F39">
        <w:rPr>
          <w:rFonts w:ascii="Times New Roman" w:hAnsi="Times New Roman" w:cs="Times New Roman"/>
        </w:rPr>
        <w:t xml:space="preserve">) </w:t>
      </w:r>
      <w:r w:rsidR="002762F7">
        <w:rPr>
          <w:rFonts w:ascii="Times New Roman" w:hAnsi="Times New Roman" w:cs="Times New Roman"/>
        </w:rPr>
        <w:t xml:space="preserve">rank correlations </w:t>
      </w:r>
      <w:r>
        <w:rPr>
          <w:rFonts w:ascii="Times New Roman" w:hAnsi="Times New Roman" w:cs="Times New Roman"/>
        </w:rPr>
        <w:t xml:space="preserve">evaluated the relationship between changes in self-reported anxiety, confidence, and mental effort and change in turning velocity. </w:t>
      </w:r>
      <w:del w:id="194" w:author="Tiphanie Raffegeau" w:date="2019-09-11T12:25:00Z">
        <w:r w:rsidDel="0096026A">
          <w:rPr>
            <w:rFonts w:ascii="Times New Roman" w:hAnsi="Times New Roman" w:cs="Times New Roman"/>
          </w:rPr>
          <w:delText xml:space="preserve">Correlations </w:delText>
        </w:r>
        <w:r w:rsidR="002762F7" w:rsidDel="0096026A">
          <w:rPr>
            <w:rFonts w:ascii="Times New Roman" w:hAnsi="Times New Roman" w:cs="Times New Roman"/>
          </w:rPr>
          <w:delText xml:space="preserve">were conducted </w:delText>
        </w:r>
        <w:r w:rsidR="00A5494C" w:rsidDel="0096026A">
          <w:rPr>
            <w:rFonts w:ascii="Times New Roman" w:hAnsi="Times New Roman" w:cs="Times New Roman"/>
          </w:rPr>
          <w:delText xml:space="preserve">separately for self-selected speed change scores and fast speed change scores. </w:delText>
        </w:r>
      </w:del>
      <w:r w:rsidR="002762F7">
        <w:rPr>
          <w:rFonts w:ascii="Times New Roman" w:hAnsi="Times New Roman" w:cs="Times New Roman"/>
        </w:rPr>
        <w:t xml:space="preserve">The significance threshold for all statistical analyses was set at </w:t>
      </w:r>
      <w:r w:rsidR="002762F7" w:rsidRPr="00635063">
        <w:rPr>
          <w:rFonts w:ascii="Symbol" w:hAnsi="Symbol" w:cs="Times New Roman"/>
          <w:i/>
        </w:rPr>
        <w:t></w:t>
      </w:r>
      <w:r w:rsidR="002762F7">
        <w:rPr>
          <w:rFonts w:ascii="Times New Roman" w:hAnsi="Times New Roman" w:cs="Times New Roman"/>
        </w:rPr>
        <w:t xml:space="preserve"> = </w:t>
      </w:r>
      <w:r w:rsidR="004C7EC0">
        <w:rPr>
          <w:rFonts w:ascii="Times New Roman" w:hAnsi="Times New Roman" w:cs="Times New Roman"/>
        </w:rPr>
        <w:t>0</w:t>
      </w:r>
      <w:r w:rsidR="002762F7">
        <w:rPr>
          <w:rFonts w:ascii="Times New Roman" w:hAnsi="Times New Roman" w:cs="Times New Roman"/>
        </w:rPr>
        <w:t>.05.</w:t>
      </w:r>
      <w:r w:rsidR="00467223" w:rsidRPr="00467223">
        <w:rPr>
          <w:rFonts w:ascii="Times New Roman" w:hAnsi="Times New Roman" w:cs="Times New Roman"/>
        </w:rPr>
        <w:t xml:space="preserve"> </w:t>
      </w:r>
      <w:r w:rsidR="00467223">
        <w:rPr>
          <w:rFonts w:ascii="Times New Roman" w:hAnsi="Times New Roman" w:cs="Times New Roman"/>
        </w:rPr>
        <w:t>To promote transparency</w:t>
      </w:r>
      <w:ins w:id="195" w:author="Tiphanie Raffegeau" w:date="2019-09-11T12:26:00Z">
        <w:r w:rsidR="0096026A">
          <w:rPr>
            <w:rFonts w:ascii="Times New Roman" w:hAnsi="Times New Roman" w:cs="Times New Roman"/>
          </w:rPr>
          <w:t xml:space="preserve"> and future use</w:t>
        </w:r>
      </w:ins>
      <w:r w:rsidR="00467223">
        <w:rPr>
          <w:rFonts w:ascii="Times New Roman" w:hAnsi="Times New Roman" w:cs="Times New Roman"/>
        </w:rPr>
        <w:t>, we have shared our data, analys</w:t>
      </w:r>
      <w:del w:id="196" w:author="Tiphanie Raffegeau" w:date="2019-09-11T12:26:00Z">
        <w:r w:rsidR="00467223" w:rsidDel="0096026A">
          <w:rPr>
            <w:rFonts w:ascii="Times New Roman" w:hAnsi="Times New Roman" w:cs="Times New Roman"/>
          </w:rPr>
          <w:delText>i</w:delText>
        </w:r>
      </w:del>
      <w:ins w:id="197" w:author="Tiphanie Raffegeau" w:date="2019-09-11T12:26:00Z">
        <w:r w:rsidR="0096026A">
          <w:rPr>
            <w:rFonts w:ascii="Times New Roman" w:hAnsi="Times New Roman" w:cs="Times New Roman"/>
          </w:rPr>
          <w:t>e</w:t>
        </w:r>
      </w:ins>
      <w:r w:rsidR="00467223">
        <w:rPr>
          <w:rFonts w:ascii="Times New Roman" w:hAnsi="Times New Roman" w:cs="Times New Roman"/>
        </w:rPr>
        <w:t>s</w:t>
      </w:r>
      <w:ins w:id="198" w:author="Tiphanie Raffegeau" w:date="2019-09-11T12:26:00Z">
        <w:r w:rsidR="0096026A">
          <w:rPr>
            <w:rFonts w:ascii="Times New Roman" w:hAnsi="Times New Roman" w:cs="Times New Roman"/>
          </w:rPr>
          <w:t xml:space="preserve"> scripts</w:t>
        </w:r>
      </w:ins>
      <w:r w:rsidR="00467223">
        <w:rPr>
          <w:rFonts w:ascii="Times New Roman" w:hAnsi="Times New Roman" w:cs="Times New Roman"/>
        </w:rPr>
        <w:t xml:space="preserve">, and the VR program on </w:t>
      </w:r>
      <w:r w:rsidR="00467223">
        <w:rPr>
          <w:rFonts w:ascii="Times New Roman" w:hAnsi="Times New Roman" w:cs="Times New Roman"/>
        </w:rPr>
        <w:lastRenderedPageBreak/>
        <w:t xml:space="preserve">github for the reader’s reference </w:t>
      </w:r>
      <w:del w:id="199" w:author="Tiphanie Raffegeau" w:date="2019-09-11T12:26:00Z">
        <w:r w:rsidR="00467223" w:rsidDel="0096026A">
          <w:rPr>
            <w:rFonts w:ascii="Times New Roman" w:hAnsi="Times New Roman" w:cs="Times New Roman"/>
          </w:rPr>
          <w:delText xml:space="preserve">and use </w:delText>
        </w:r>
      </w:del>
      <w:r w:rsidR="00467223" w:rsidRPr="003C50A7">
        <w:rPr>
          <w:rFonts w:ascii="Times New Roman" w:hAnsi="Times New Roman" w:cs="Times New Roman"/>
        </w:rPr>
        <w:t>(see here</w:t>
      </w:r>
      <w:ins w:id="200" w:author="Tiphanie Raffegeau" w:date="2019-09-11T12:39:00Z">
        <w:r w:rsidR="003C50A7">
          <w:rPr>
            <w:rFonts w:ascii="Times New Roman" w:hAnsi="Times New Roman" w:cs="Times New Roman"/>
          </w:rPr>
          <w:t xml:space="preserve"> for VR program</w:t>
        </w:r>
      </w:ins>
      <w:r w:rsidR="00467223" w:rsidRPr="003C50A7">
        <w:rPr>
          <w:rFonts w:ascii="Times New Roman" w:hAnsi="Times New Roman" w:cs="Times New Roman"/>
        </w:rPr>
        <w:t>:</w:t>
      </w:r>
      <w:ins w:id="201" w:author="Tiphanie Raffegeau" w:date="2019-09-11T14:11:00Z">
        <w:r w:rsidR="002D705C">
          <w:rPr>
            <w:rFonts w:ascii="Times New Roman" w:hAnsi="Times New Roman" w:cs="Times New Roman"/>
          </w:rPr>
          <w:t xml:space="preserve"> </w:t>
        </w:r>
      </w:ins>
      <w:del w:id="202" w:author="Tiphanie Raffegeau" w:date="2019-09-11T12:26:00Z">
        <w:r w:rsidR="00467223" w:rsidRPr="003C50A7" w:rsidDel="0096026A">
          <w:rPr>
            <w:rFonts w:ascii="Times New Roman" w:hAnsi="Times New Roman" w:cs="Times New Roman"/>
          </w:rPr>
          <w:delText xml:space="preserve"> </w:delText>
        </w:r>
      </w:del>
      <w:ins w:id="203" w:author="Tiphanie Raffegeau" w:date="2019-09-11T12:39:00Z">
        <w:r w:rsidR="003C50A7" w:rsidRPr="003C50A7">
          <w:rPr>
            <w:rFonts w:ascii="Times New Roman" w:hAnsi="Times New Roman" w:cs="Times New Roman"/>
            <w:color w:val="000000"/>
            <w:rPrChange w:id="204" w:author="Tiphanie Raffegeau" w:date="2019-09-11T12:39:00Z">
              <w:rPr>
                <w:rFonts w:ascii="Calibri" w:hAnsi="Calibri" w:cs="Calibri"/>
                <w:color w:val="000000"/>
              </w:rPr>
            </w:rPrChange>
          </w:rPr>
          <w:fldChar w:fldCharType="begin"/>
        </w:r>
        <w:r w:rsidR="003C50A7" w:rsidRPr="003C50A7">
          <w:rPr>
            <w:rFonts w:ascii="Times New Roman" w:hAnsi="Times New Roman" w:cs="Times New Roman"/>
            <w:color w:val="000000"/>
            <w:rPrChange w:id="205" w:author="Tiphanie Raffegeau" w:date="2019-09-11T12:39:00Z">
              <w:rPr>
                <w:rFonts w:ascii="Calibri" w:hAnsi="Calibri" w:cs="Calibri"/>
                <w:color w:val="000000"/>
              </w:rPr>
            </w:rPrChange>
          </w:rPr>
          <w:instrText xml:space="preserve"> HYPERLINK "</w:instrText>
        </w:r>
      </w:ins>
      <w:ins w:id="206" w:author="Tiphanie Raffegeau" w:date="2019-09-11T12:26:00Z">
        <w:r w:rsidR="003C50A7" w:rsidRPr="003C50A7">
          <w:rPr>
            <w:rFonts w:ascii="Times New Roman" w:hAnsi="Times New Roman" w:cs="Times New Roman"/>
            <w:color w:val="000000"/>
            <w:rPrChange w:id="207" w:author="Tiphanie Raffegeau" w:date="2019-09-11T12:39:00Z">
              <w:rPr>
                <w:rStyle w:val="Hyperlink"/>
                <w:rFonts w:ascii="Calibri" w:hAnsi="Calibri" w:cs="Calibri"/>
              </w:rPr>
            </w:rPrChange>
          </w:rPr>
          <w:instrText>https://github.com/benbeezy/VR_gait</w:instrText>
        </w:r>
      </w:ins>
      <w:ins w:id="208" w:author="Tiphanie Raffegeau" w:date="2019-09-11T12:39:00Z">
        <w:r w:rsidR="003C50A7" w:rsidRPr="003C50A7">
          <w:rPr>
            <w:rFonts w:ascii="Times New Roman" w:hAnsi="Times New Roman" w:cs="Times New Roman"/>
            <w:color w:val="000000"/>
            <w:rPrChange w:id="209" w:author="Tiphanie Raffegeau" w:date="2019-09-11T12:39:00Z">
              <w:rPr>
                <w:rFonts w:ascii="Calibri" w:hAnsi="Calibri" w:cs="Calibri"/>
                <w:color w:val="000000"/>
              </w:rPr>
            </w:rPrChange>
          </w:rPr>
          <w:instrText xml:space="preserve">" </w:instrText>
        </w:r>
        <w:r w:rsidR="003C50A7" w:rsidRPr="003C50A7">
          <w:rPr>
            <w:rFonts w:ascii="Times New Roman" w:hAnsi="Times New Roman" w:cs="Times New Roman"/>
            <w:color w:val="000000"/>
            <w:rPrChange w:id="210" w:author="Tiphanie Raffegeau" w:date="2019-09-11T12:39:00Z">
              <w:rPr>
                <w:rFonts w:ascii="Calibri" w:hAnsi="Calibri" w:cs="Calibri"/>
                <w:color w:val="000000"/>
              </w:rPr>
            </w:rPrChange>
          </w:rPr>
          <w:fldChar w:fldCharType="separate"/>
        </w:r>
      </w:ins>
      <w:ins w:id="211" w:author="Tiphanie Raffegeau" w:date="2019-09-11T12:26:00Z">
        <w:r w:rsidR="003C50A7" w:rsidRPr="003C50A7">
          <w:rPr>
            <w:rStyle w:val="Hyperlink"/>
            <w:rFonts w:ascii="Times New Roman" w:hAnsi="Times New Roman" w:cs="Times New Roman"/>
            <w:rPrChange w:id="212" w:author="Tiphanie Raffegeau" w:date="2019-09-11T12:39:00Z">
              <w:rPr>
                <w:rStyle w:val="Hyperlink"/>
                <w:rFonts w:ascii="Calibri" w:hAnsi="Calibri" w:cs="Calibri"/>
              </w:rPr>
            </w:rPrChange>
          </w:rPr>
          <w:t>https://github.com/benbeezy/VR_gait</w:t>
        </w:r>
      </w:ins>
      <w:ins w:id="213" w:author="Tiphanie Raffegeau" w:date="2019-09-11T12:39:00Z">
        <w:r w:rsidR="003C50A7" w:rsidRPr="003C50A7">
          <w:rPr>
            <w:rFonts w:ascii="Times New Roman" w:hAnsi="Times New Roman" w:cs="Times New Roman"/>
            <w:color w:val="000000"/>
            <w:rPrChange w:id="214" w:author="Tiphanie Raffegeau" w:date="2019-09-11T12:39:00Z">
              <w:rPr>
                <w:rFonts w:ascii="Calibri" w:hAnsi="Calibri" w:cs="Calibri"/>
                <w:color w:val="000000"/>
              </w:rPr>
            </w:rPrChange>
          </w:rPr>
          <w:fldChar w:fldCharType="end"/>
        </w:r>
        <w:r w:rsidR="003C50A7" w:rsidRPr="003C50A7">
          <w:rPr>
            <w:rFonts w:ascii="Times New Roman" w:hAnsi="Times New Roman" w:cs="Times New Roman"/>
            <w:color w:val="000000"/>
            <w:rPrChange w:id="215" w:author="Tiphanie Raffegeau" w:date="2019-09-11T12:39:00Z">
              <w:rPr>
                <w:rFonts w:ascii="Calibri" w:hAnsi="Calibri" w:cs="Calibri"/>
                <w:color w:val="000000"/>
              </w:rPr>
            </w:rPrChange>
          </w:rPr>
          <w:t xml:space="preserve"> and here</w:t>
        </w:r>
        <w:r w:rsidR="003C50A7">
          <w:rPr>
            <w:rFonts w:ascii="Times New Roman" w:hAnsi="Times New Roman" w:cs="Times New Roman"/>
            <w:color w:val="000000"/>
          </w:rPr>
          <w:t xml:space="preserve"> for data/analyses</w:t>
        </w:r>
        <w:r w:rsidR="003C50A7" w:rsidRPr="003C50A7">
          <w:rPr>
            <w:rFonts w:ascii="Times New Roman" w:hAnsi="Times New Roman" w:cs="Times New Roman"/>
            <w:color w:val="000000"/>
            <w:rPrChange w:id="216" w:author="Tiphanie Raffegeau" w:date="2019-09-11T12:39:00Z">
              <w:rPr>
                <w:rFonts w:ascii="Calibri" w:hAnsi="Calibri" w:cs="Calibri"/>
                <w:color w:val="000000"/>
              </w:rPr>
            </w:rPrChange>
          </w:rPr>
          <w:t>:</w:t>
        </w:r>
      </w:ins>
      <w:ins w:id="217" w:author="Tiphanie Raffegeau" w:date="2019-09-11T14:12:00Z">
        <w:r w:rsidR="002D705C">
          <w:rPr>
            <w:rFonts w:ascii="Times New Roman" w:hAnsi="Times New Roman" w:cs="Times New Roman"/>
            <w:color w:val="000000"/>
          </w:rPr>
          <w:t xml:space="preserve"> </w:t>
        </w:r>
        <w:r w:rsidR="002D705C">
          <w:rPr>
            <w:rFonts w:ascii="Times New Roman" w:hAnsi="Times New Roman" w:cs="Times New Roman"/>
            <w:i/>
            <w:color w:val="000000"/>
          </w:rPr>
          <w:t>insertlink</w:t>
        </w:r>
        <w:r w:rsidR="00C96689">
          <w:rPr>
            <w:rFonts w:ascii="Times New Roman" w:hAnsi="Times New Roman" w:cs="Times New Roman"/>
            <w:i/>
            <w:color w:val="000000"/>
          </w:rPr>
          <w:t>to</w:t>
        </w:r>
        <w:r w:rsidR="002D705C">
          <w:rPr>
            <w:rFonts w:ascii="Times New Roman" w:hAnsi="Times New Roman" w:cs="Times New Roman"/>
            <w:i/>
            <w:color w:val="000000"/>
          </w:rPr>
          <w:t>Keith’sgithub</w:t>
        </w:r>
      </w:ins>
      <w:ins w:id="218" w:author="Tiphanie Raffegeau" w:date="2019-09-11T12:26:00Z">
        <w:r w:rsidR="0096026A" w:rsidRPr="003C50A7">
          <w:rPr>
            <w:rFonts w:ascii="Times New Roman" w:hAnsi="Times New Roman" w:cs="Times New Roman"/>
            <w:color w:val="000000"/>
            <w:rPrChange w:id="219" w:author="Tiphanie Raffegeau" w:date="2019-09-11T12:39:00Z">
              <w:rPr>
                <w:rFonts w:ascii="Calibri" w:hAnsi="Calibri" w:cs="Calibri"/>
                <w:color w:val="000000"/>
              </w:rPr>
            </w:rPrChange>
          </w:rPr>
          <w:t> </w:t>
        </w:r>
      </w:ins>
      <w:del w:id="220" w:author="Tiphanie Raffegeau" w:date="2019-09-11T12:26:00Z">
        <w:r w:rsidR="00467223" w:rsidRPr="003C50A7" w:rsidDel="0096026A">
          <w:rPr>
            <w:rFonts w:ascii="Times New Roman" w:hAnsi="Times New Roman" w:cs="Times New Roman"/>
            <w:i/>
          </w:rPr>
          <w:delText>insert link</w:delText>
        </w:r>
      </w:del>
      <w:r w:rsidR="00467223" w:rsidRPr="003C50A7">
        <w:rPr>
          <w:rFonts w:ascii="Times New Roman" w:hAnsi="Times New Roman" w:cs="Times New Roman"/>
        </w:rPr>
        <w:t>).</w:t>
      </w:r>
    </w:p>
    <w:p w14:paraId="36B803B6" w14:textId="7E256E4A" w:rsidR="00045985" w:rsidRDefault="00734532" w:rsidP="00F5539A">
      <w:pPr>
        <w:spacing w:line="480" w:lineRule="auto"/>
        <w:rPr>
          <w:rFonts w:ascii="Times New Roman" w:hAnsi="Times New Roman" w:cs="Times New Roman"/>
        </w:rPr>
      </w:pPr>
      <w:del w:id="221" w:author="Tiphanie Raffegeau" w:date="2019-09-11T14:30:00Z">
        <w:r w:rsidDel="005D0753">
          <w:rPr>
            <w:rFonts w:ascii="Times New Roman" w:hAnsi="Times New Roman" w:cs="Times New Roman"/>
          </w:rPr>
          <w:delText xml:space="preserve">RESULTS </w:delText>
        </w:r>
      </w:del>
      <w:ins w:id="222" w:author="Tiphanie Raffegeau" w:date="2019-09-11T14:30:00Z">
        <w:r w:rsidR="00884CD5">
          <w:rPr>
            <w:rFonts w:ascii="Times New Roman" w:hAnsi="Times New Roman" w:cs="Times New Roman"/>
          </w:rPr>
          <w:t>3.</w:t>
        </w:r>
        <w:r w:rsidR="005D0753">
          <w:rPr>
            <w:rFonts w:ascii="Times New Roman" w:hAnsi="Times New Roman" w:cs="Times New Roman"/>
          </w:rPr>
          <w:t xml:space="preserve"> Results</w:t>
        </w:r>
      </w:ins>
    </w:p>
    <w:p w14:paraId="3283CA92" w14:textId="60279DE9" w:rsidR="006A410E" w:rsidRDefault="00F90420" w:rsidP="00F5539A">
      <w:pPr>
        <w:spacing w:line="480" w:lineRule="auto"/>
        <w:ind w:firstLine="720"/>
        <w:rPr>
          <w:rFonts w:ascii="Times New Roman" w:hAnsi="Times New Roman" w:cs="Times New Roman"/>
        </w:rPr>
      </w:pPr>
      <w:r>
        <w:rPr>
          <w:rFonts w:ascii="Times New Roman" w:hAnsi="Times New Roman" w:cs="Times New Roman"/>
        </w:rPr>
        <w:t>P</w:t>
      </w:r>
      <w:r w:rsidR="00F5539A">
        <w:rPr>
          <w:rFonts w:ascii="Times New Roman" w:hAnsi="Times New Roman" w:cs="Times New Roman"/>
        </w:rPr>
        <w:t xml:space="preserve">arameter estimates for peak turning velocity as a function of Height, Speed, and Trial are reported in Table 1. </w:t>
      </w:r>
      <w:r w:rsidR="006A410E">
        <w:rPr>
          <w:rFonts w:ascii="Times New Roman" w:hAnsi="Times New Roman" w:cs="Times New Roman"/>
        </w:rPr>
        <w:t>The regression analysis revealed a significant effect of Height (</w:t>
      </w:r>
      <w:r w:rsidR="006A410E">
        <w:rPr>
          <w:rFonts w:ascii="Times New Roman" w:hAnsi="Times New Roman" w:cs="Times New Roman"/>
          <w:i/>
        </w:rPr>
        <w:t>p</w:t>
      </w:r>
      <w:r w:rsidR="006A410E">
        <w:rPr>
          <w:rFonts w:ascii="Times New Roman" w:hAnsi="Times New Roman" w:cs="Times New Roman"/>
        </w:rPr>
        <w:t xml:space="preserve"> = 0.03</w:t>
      </w:r>
      <w:r>
        <w:rPr>
          <w:rFonts w:ascii="Times New Roman" w:hAnsi="Times New Roman" w:cs="Times New Roman"/>
        </w:rPr>
        <w:t>1</w:t>
      </w:r>
      <w:r w:rsidR="006A410E">
        <w:rPr>
          <w:rFonts w:ascii="Times New Roman" w:hAnsi="Times New Roman" w:cs="Times New Roman"/>
        </w:rPr>
        <w:t xml:space="preserve">), </w:t>
      </w:r>
      <w:r>
        <w:rPr>
          <w:rFonts w:ascii="Times New Roman" w:hAnsi="Times New Roman" w:cs="Times New Roman"/>
        </w:rPr>
        <w:t xml:space="preserve">such that </w:t>
      </w:r>
      <w:r w:rsidR="006A410E">
        <w:rPr>
          <w:rFonts w:ascii="Times New Roman" w:hAnsi="Times New Roman" w:cs="Times New Roman"/>
        </w:rPr>
        <w:t xml:space="preserve">overall, people decreased their turning velocity at high elevations. </w:t>
      </w:r>
      <w:r>
        <w:rPr>
          <w:rFonts w:ascii="Times New Roman" w:hAnsi="Times New Roman" w:cs="Times New Roman"/>
        </w:rPr>
        <w:t xml:space="preserve">Participants also increased their turning velocity when instructed to turn quickly, on average, supported by a </w:t>
      </w:r>
      <w:r w:rsidR="006A410E">
        <w:rPr>
          <w:rFonts w:ascii="Times New Roman" w:hAnsi="Times New Roman" w:cs="Times New Roman"/>
        </w:rPr>
        <w:t>significant effect of Speed (</w:t>
      </w:r>
      <w:r w:rsidR="006A410E">
        <w:rPr>
          <w:rFonts w:ascii="Times New Roman" w:hAnsi="Times New Roman" w:cs="Times New Roman"/>
          <w:i/>
        </w:rPr>
        <w:t>p</w:t>
      </w:r>
      <w:r w:rsidR="006A410E">
        <w:rPr>
          <w:rFonts w:ascii="Times New Roman" w:hAnsi="Times New Roman" w:cs="Times New Roman"/>
        </w:rPr>
        <w:t xml:space="preserve"> &lt; 0.001). </w:t>
      </w:r>
      <w:r>
        <w:rPr>
          <w:rFonts w:ascii="Times New Roman" w:hAnsi="Times New Roman" w:cs="Times New Roman"/>
        </w:rPr>
        <w:t xml:space="preserve">However, these effects were superseded by significant </w:t>
      </w:r>
      <w:r w:rsidR="006A410E">
        <w:rPr>
          <w:rFonts w:ascii="Times New Roman" w:hAnsi="Times New Roman" w:cs="Times New Roman"/>
        </w:rPr>
        <w:t>Height × Speed (</w:t>
      </w:r>
      <w:r w:rsidR="006A410E" w:rsidRPr="00375C6F">
        <w:rPr>
          <w:rFonts w:ascii="Times New Roman" w:hAnsi="Times New Roman" w:cs="Times New Roman"/>
          <w:i/>
        </w:rPr>
        <w:t>p</w:t>
      </w:r>
      <w:r w:rsidR="006A410E" w:rsidRPr="00375C6F">
        <w:rPr>
          <w:rFonts w:ascii="Times New Roman" w:hAnsi="Times New Roman" w:cs="Times New Roman"/>
        </w:rPr>
        <w:t xml:space="preserve"> </w:t>
      </w:r>
      <w:r w:rsidR="006A410E" w:rsidRPr="005B7569">
        <w:rPr>
          <w:rFonts w:ascii="Times New Roman" w:hAnsi="Times New Roman" w:cs="Times New Roman"/>
        </w:rPr>
        <w:t>= 0.006</w:t>
      </w:r>
      <w:r w:rsidR="006A410E">
        <w:rPr>
          <w:rFonts w:ascii="Times New Roman" w:hAnsi="Times New Roman" w:cs="Times New Roman"/>
        </w:rPr>
        <w:t>) and Height × Speed × Trial</w:t>
      </w:r>
      <w:r>
        <w:rPr>
          <w:rFonts w:ascii="Times New Roman" w:hAnsi="Times New Roman" w:cs="Times New Roman"/>
        </w:rPr>
        <w:t xml:space="preserve"> interactions</w:t>
      </w:r>
      <w:r w:rsidR="006A410E">
        <w:rPr>
          <w:rFonts w:ascii="Times New Roman" w:hAnsi="Times New Roman" w:cs="Times New Roman"/>
        </w:rPr>
        <w:t xml:space="preserve"> (</w:t>
      </w:r>
      <w:r w:rsidR="006A410E" w:rsidRPr="0006633A">
        <w:rPr>
          <w:rFonts w:ascii="Times New Roman" w:hAnsi="Times New Roman" w:cs="Times New Roman"/>
          <w:i/>
        </w:rPr>
        <w:t>p</w:t>
      </w:r>
      <w:r w:rsidR="006A410E">
        <w:rPr>
          <w:rFonts w:ascii="Times New Roman" w:hAnsi="Times New Roman" w:cs="Times New Roman"/>
        </w:rPr>
        <w:t xml:space="preserve"> = 0.01</w:t>
      </w:r>
      <w:r>
        <w:rPr>
          <w:rFonts w:ascii="Times New Roman" w:hAnsi="Times New Roman" w:cs="Times New Roman"/>
        </w:rPr>
        <w:t>3</w:t>
      </w:r>
      <w:r w:rsidR="006A410E">
        <w:rPr>
          <w:rFonts w:ascii="Times New Roman" w:hAnsi="Times New Roman" w:cs="Times New Roman"/>
        </w:rPr>
        <w:t>)</w:t>
      </w:r>
      <w:r>
        <w:rPr>
          <w:rFonts w:ascii="Times New Roman" w:hAnsi="Times New Roman" w:cs="Times New Roman"/>
        </w:rPr>
        <w:t xml:space="preserve">. To understand these interactions, we </w:t>
      </w:r>
      <w:r w:rsidR="00C373CA">
        <w:rPr>
          <w:rFonts w:ascii="Times New Roman" w:hAnsi="Times New Roman" w:cs="Times New Roman"/>
        </w:rPr>
        <w:t>examined</w:t>
      </w:r>
      <w:r>
        <w:rPr>
          <w:rFonts w:ascii="Times New Roman" w:hAnsi="Times New Roman" w:cs="Times New Roman"/>
        </w:rPr>
        <w:t xml:space="preserve"> smaller model</w:t>
      </w:r>
      <w:r w:rsidR="00C373CA">
        <w:rPr>
          <w:rFonts w:ascii="Times New Roman" w:hAnsi="Times New Roman" w:cs="Times New Roman"/>
        </w:rPr>
        <w:t>s to</w:t>
      </w:r>
      <w:r>
        <w:rPr>
          <w:rFonts w:ascii="Times New Roman" w:hAnsi="Times New Roman" w:cs="Times New Roman"/>
        </w:rPr>
        <w:t xml:space="preserve"> test Speed × Tr</w:t>
      </w:r>
      <w:ins w:id="223" w:author="Tiphanie Raffegeau" w:date="2019-09-11T12:27:00Z">
        <w:r w:rsidR="0096026A">
          <w:rPr>
            <w:rFonts w:ascii="Times New Roman" w:hAnsi="Times New Roman" w:cs="Times New Roman"/>
          </w:rPr>
          <w:t>ia</w:t>
        </w:r>
      </w:ins>
      <w:del w:id="224" w:author="Tiphanie Raffegeau" w:date="2019-09-11T12:27:00Z">
        <w:r w:rsidDel="0096026A">
          <w:rPr>
            <w:rFonts w:ascii="Times New Roman" w:hAnsi="Times New Roman" w:cs="Times New Roman"/>
          </w:rPr>
          <w:delText>ai</w:delText>
        </w:r>
      </w:del>
      <w:r>
        <w:rPr>
          <w:rFonts w:ascii="Times New Roman" w:hAnsi="Times New Roman" w:cs="Times New Roman"/>
        </w:rPr>
        <w:t xml:space="preserve">l effects at different heights and Height × Trial effects at different speeds. </w:t>
      </w:r>
    </w:p>
    <w:p w14:paraId="48999CB5" w14:textId="76358174" w:rsidR="006A410E" w:rsidRDefault="006A410E" w:rsidP="00F5539A">
      <w:pPr>
        <w:spacing w:line="480" w:lineRule="auto"/>
        <w:ind w:firstLine="720"/>
        <w:rPr>
          <w:rFonts w:ascii="Times New Roman" w:hAnsi="Times New Roman" w:cs="Times New Roman"/>
        </w:rPr>
      </w:pPr>
      <w:r>
        <w:rPr>
          <w:rFonts w:ascii="Times New Roman" w:hAnsi="Times New Roman" w:cs="Times New Roman"/>
        </w:rPr>
        <w:t xml:space="preserve">The model was first decomposed by walkway height. </w:t>
      </w:r>
      <w:r w:rsidR="00B70A8B">
        <w:rPr>
          <w:rFonts w:ascii="Times New Roman" w:hAnsi="Times New Roman" w:cs="Times New Roman"/>
        </w:rPr>
        <w:t>At h</w:t>
      </w:r>
      <w:r>
        <w:rPr>
          <w:rFonts w:ascii="Times New Roman" w:hAnsi="Times New Roman" w:cs="Times New Roman"/>
        </w:rPr>
        <w:t xml:space="preserve">igh elevations, </w:t>
      </w:r>
      <w:r w:rsidR="00F56780">
        <w:rPr>
          <w:rFonts w:ascii="Times New Roman" w:hAnsi="Times New Roman" w:cs="Times New Roman"/>
        </w:rPr>
        <w:t xml:space="preserve">there was a significant effect of </w:t>
      </w:r>
      <w:r>
        <w:rPr>
          <w:rFonts w:ascii="Times New Roman" w:hAnsi="Times New Roman" w:cs="Times New Roman"/>
        </w:rPr>
        <w:t>Speed (</w:t>
      </w:r>
      <w:r w:rsidRPr="00375C6F">
        <w:rPr>
          <w:rFonts w:ascii="Times New Roman" w:hAnsi="Times New Roman" w:cs="Times New Roman"/>
          <w:i/>
        </w:rPr>
        <w:t>p</w:t>
      </w:r>
      <w:r w:rsidRPr="00375C6F">
        <w:rPr>
          <w:rFonts w:ascii="Times New Roman" w:hAnsi="Times New Roman" w:cs="Times New Roman"/>
        </w:rPr>
        <w:t xml:space="preserve"> = 0.002)</w:t>
      </w:r>
      <w:r>
        <w:rPr>
          <w:rFonts w:ascii="Times New Roman" w:hAnsi="Times New Roman" w:cs="Times New Roman"/>
        </w:rPr>
        <w:t>, but was superseded by a Speed × Trial</w:t>
      </w:r>
      <w:r w:rsidR="00F56780">
        <w:rPr>
          <w:rFonts w:ascii="Times New Roman" w:hAnsi="Times New Roman" w:cs="Times New Roman"/>
        </w:rPr>
        <w:t xml:space="preserve"> interaction</w:t>
      </w:r>
      <w:r>
        <w:rPr>
          <w:rFonts w:ascii="Times New Roman" w:hAnsi="Times New Roman" w:cs="Times New Roman"/>
        </w:rPr>
        <w:t xml:space="preserve"> (</w:t>
      </w:r>
      <w:r w:rsidRPr="0006633A">
        <w:rPr>
          <w:rFonts w:ascii="Times New Roman" w:hAnsi="Times New Roman" w:cs="Times New Roman"/>
          <w:i/>
        </w:rPr>
        <w:t>p</w:t>
      </w:r>
      <w:r>
        <w:rPr>
          <w:rFonts w:ascii="Times New Roman" w:hAnsi="Times New Roman" w:cs="Times New Roman"/>
        </w:rPr>
        <w:t xml:space="preserve"> = 0.0</w:t>
      </w:r>
      <w:r w:rsidR="00F56780">
        <w:rPr>
          <w:rFonts w:ascii="Times New Roman" w:hAnsi="Times New Roman" w:cs="Times New Roman"/>
        </w:rPr>
        <w:t>17</w:t>
      </w:r>
      <w:r>
        <w:rPr>
          <w:rFonts w:ascii="Times New Roman" w:hAnsi="Times New Roman" w:cs="Times New Roman"/>
        </w:rPr>
        <w:t xml:space="preserve">). </w:t>
      </w:r>
      <w:r w:rsidR="00F56780">
        <w:rPr>
          <w:rFonts w:ascii="Times New Roman" w:hAnsi="Times New Roman" w:cs="Times New Roman"/>
        </w:rPr>
        <w:t>This interaction was driven by the fact that in self-select</w:t>
      </w:r>
      <w:r w:rsidR="00C373CA">
        <w:rPr>
          <w:rFonts w:ascii="Times New Roman" w:hAnsi="Times New Roman" w:cs="Times New Roman"/>
        </w:rPr>
        <w:t>ed</w:t>
      </w:r>
      <w:r w:rsidR="00F56780">
        <w:rPr>
          <w:rFonts w:ascii="Times New Roman" w:hAnsi="Times New Roman" w:cs="Times New Roman"/>
        </w:rPr>
        <w:t xml:space="preserve"> speeds the</w:t>
      </w:r>
      <w:r w:rsidR="00B70A8B">
        <w:rPr>
          <w:rFonts w:ascii="Times New Roman" w:hAnsi="Times New Roman" w:cs="Times New Roman"/>
        </w:rPr>
        <w:t xml:space="preserve"> effect of T</w:t>
      </w:r>
      <w:r>
        <w:rPr>
          <w:rFonts w:ascii="Times New Roman" w:hAnsi="Times New Roman" w:cs="Times New Roman"/>
        </w:rPr>
        <w:t xml:space="preserve">rial was </w:t>
      </w:r>
      <w:r w:rsidR="00F56780">
        <w:rPr>
          <w:rFonts w:ascii="Times New Roman" w:hAnsi="Times New Roman" w:cs="Times New Roman"/>
        </w:rPr>
        <w:t>negative, but n</w:t>
      </w:r>
      <w:r>
        <w:rPr>
          <w:rFonts w:ascii="Times New Roman" w:hAnsi="Times New Roman" w:cs="Times New Roman"/>
        </w:rPr>
        <w:t>ot significant (</w:t>
      </w:r>
      <w:r w:rsidRPr="0006633A">
        <w:rPr>
          <w:rFonts w:ascii="Times New Roman" w:hAnsi="Times New Roman" w:cs="Times New Roman"/>
          <w:i/>
        </w:rPr>
        <w:t>p</w:t>
      </w:r>
      <w:r>
        <w:rPr>
          <w:rFonts w:ascii="Times New Roman" w:hAnsi="Times New Roman" w:cs="Times New Roman"/>
        </w:rPr>
        <w:t xml:space="preserve"> = 0.</w:t>
      </w:r>
      <w:r w:rsidR="00B70A8B">
        <w:rPr>
          <w:rFonts w:ascii="Times New Roman" w:hAnsi="Times New Roman" w:cs="Times New Roman"/>
        </w:rPr>
        <w:t>3</w:t>
      </w:r>
      <w:r w:rsidR="00F56780">
        <w:rPr>
          <w:rFonts w:ascii="Times New Roman" w:hAnsi="Times New Roman" w:cs="Times New Roman"/>
        </w:rPr>
        <w:t>81</w:t>
      </w:r>
      <w:r>
        <w:rPr>
          <w:rFonts w:ascii="Times New Roman" w:hAnsi="Times New Roman" w:cs="Times New Roman"/>
        </w:rPr>
        <w:t>)</w:t>
      </w:r>
      <w:r w:rsidR="00F56780">
        <w:rPr>
          <w:rFonts w:ascii="Times New Roman" w:hAnsi="Times New Roman" w:cs="Times New Roman"/>
        </w:rPr>
        <w:t>, whereas a</w:t>
      </w:r>
      <w:del w:id="225" w:author="Tiphanie Raffegeau" w:date="2019-09-11T12:27:00Z">
        <w:r w:rsidR="00F56780" w:rsidDel="0096026A">
          <w:rPr>
            <w:rFonts w:ascii="Times New Roman" w:hAnsi="Times New Roman" w:cs="Times New Roman"/>
          </w:rPr>
          <w:delText>s</w:delText>
        </w:r>
      </w:del>
      <w:ins w:id="226" w:author="Tiphanie Raffegeau" w:date="2019-09-11T12:27:00Z">
        <w:r w:rsidR="0096026A">
          <w:rPr>
            <w:rFonts w:ascii="Times New Roman" w:hAnsi="Times New Roman" w:cs="Times New Roman"/>
          </w:rPr>
          <w:t>t</w:t>
        </w:r>
      </w:ins>
      <w:r w:rsidR="00F56780">
        <w:rPr>
          <w:rFonts w:ascii="Times New Roman" w:hAnsi="Times New Roman" w:cs="Times New Roman"/>
        </w:rPr>
        <w:t xml:space="preserve"> fast speeds the effect of Trial was positive, and statistically difference from zero</w:t>
      </w:r>
      <w:r>
        <w:rPr>
          <w:rFonts w:ascii="Times New Roman" w:hAnsi="Times New Roman" w:cs="Times New Roman"/>
        </w:rPr>
        <w:t xml:space="preserve"> (</w:t>
      </w:r>
      <w:r w:rsidRPr="0006633A">
        <w:rPr>
          <w:rFonts w:ascii="Times New Roman" w:hAnsi="Times New Roman" w:cs="Times New Roman"/>
          <w:i/>
        </w:rPr>
        <w:t>p</w:t>
      </w:r>
      <w:r>
        <w:rPr>
          <w:rFonts w:ascii="Times New Roman" w:hAnsi="Times New Roman" w:cs="Times New Roman"/>
        </w:rPr>
        <w:t xml:space="preserve"> = 0.</w:t>
      </w:r>
      <w:r w:rsidR="00F56780">
        <w:rPr>
          <w:rFonts w:ascii="Times New Roman" w:hAnsi="Times New Roman" w:cs="Times New Roman"/>
        </w:rPr>
        <w:t>001</w:t>
      </w:r>
      <w:r>
        <w:rPr>
          <w:rFonts w:ascii="Times New Roman" w:hAnsi="Times New Roman" w:cs="Times New Roman"/>
        </w:rPr>
        <w:t>)</w:t>
      </w:r>
      <w:r w:rsidR="00F56780">
        <w:rPr>
          <w:rFonts w:ascii="Times New Roman" w:hAnsi="Times New Roman" w:cs="Times New Roman"/>
        </w:rPr>
        <w:t>.</w:t>
      </w:r>
      <w:r>
        <w:rPr>
          <w:rFonts w:ascii="Times New Roman" w:hAnsi="Times New Roman" w:cs="Times New Roman"/>
        </w:rPr>
        <w:t xml:space="preserve"> </w:t>
      </w:r>
      <w:r w:rsidR="00B70A8B">
        <w:rPr>
          <w:rFonts w:ascii="Times New Roman" w:hAnsi="Times New Roman" w:cs="Times New Roman"/>
        </w:rPr>
        <w:t>At low elevations, the effect of Speed was significant (</w:t>
      </w:r>
      <w:r w:rsidR="00B70A8B" w:rsidRPr="0006633A">
        <w:rPr>
          <w:rFonts w:ascii="Times New Roman" w:hAnsi="Times New Roman" w:cs="Times New Roman"/>
          <w:i/>
        </w:rPr>
        <w:t>p</w:t>
      </w:r>
      <w:r w:rsidR="00B70A8B">
        <w:rPr>
          <w:rFonts w:ascii="Times New Roman" w:hAnsi="Times New Roman" w:cs="Times New Roman"/>
        </w:rPr>
        <w:t xml:space="preserve"> &lt; 0.001), exhibiting a much larger increase in turning speed than at high elevations, but </w:t>
      </w:r>
      <w:r w:rsidR="00F56780">
        <w:rPr>
          <w:rFonts w:ascii="Times New Roman" w:hAnsi="Times New Roman" w:cs="Times New Roman"/>
        </w:rPr>
        <w:t xml:space="preserve">there was not statistically significant effect </w:t>
      </w:r>
      <w:r w:rsidR="00B70A8B">
        <w:rPr>
          <w:rFonts w:ascii="Times New Roman" w:hAnsi="Times New Roman" w:cs="Times New Roman"/>
        </w:rPr>
        <w:t>of Trial (</w:t>
      </w:r>
      <w:r w:rsidR="00B70A8B" w:rsidRPr="0006633A">
        <w:rPr>
          <w:rFonts w:ascii="Times New Roman" w:hAnsi="Times New Roman" w:cs="Times New Roman"/>
          <w:i/>
        </w:rPr>
        <w:t>p</w:t>
      </w:r>
      <w:r w:rsidR="00B70A8B">
        <w:rPr>
          <w:rFonts w:ascii="Times New Roman" w:hAnsi="Times New Roman" w:cs="Times New Roman"/>
        </w:rPr>
        <w:t xml:space="preserve"> = 0.85</w:t>
      </w:r>
      <w:r w:rsidR="00C373CA">
        <w:rPr>
          <w:rFonts w:ascii="Times New Roman" w:hAnsi="Times New Roman" w:cs="Times New Roman"/>
        </w:rPr>
        <w:t>1</w:t>
      </w:r>
      <w:r w:rsidR="00B70A8B">
        <w:rPr>
          <w:rFonts w:ascii="Times New Roman" w:hAnsi="Times New Roman" w:cs="Times New Roman"/>
        </w:rPr>
        <w:t>)</w:t>
      </w:r>
      <w:r w:rsidR="00F56780">
        <w:rPr>
          <w:rFonts w:ascii="Times New Roman" w:hAnsi="Times New Roman" w:cs="Times New Roman"/>
        </w:rPr>
        <w:t>, nor a</w:t>
      </w:r>
      <w:r w:rsidR="00C81D38">
        <w:rPr>
          <w:rFonts w:ascii="Times New Roman" w:hAnsi="Times New Roman" w:cs="Times New Roman"/>
        </w:rPr>
        <w:t xml:space="preserve"> </w:t>
      </w:r>
      <w:r w:rsidR="00B70A8B">
        <w:rPr>
          <w:rFonts w:ascii="Times New Roman" w:hAnsi="Times New Roman" w:cs="Times New Roman"/>
        </w:rPr>
        <w:t xml:space="preserve">Speed × Trial </w:t>
      </w:r>
      <w:r w:rsidR="00F56780">
        <w:rPr>
          <w:rFonts w:ascii="Times New Roman" w:hAnsi="Times New Roman" w:cs="Times New Roman"/>
        </w:rPr>
        <w:t xml:space="preserve">interaction </w:t>
      </w:r>
      <w:r w:rsidR="00B70A8B">
        <w:rPr>
          <w:rFonts w:ascii="Times New Roman" w:hAnsi="Times New Roman" w:cs="Times New Roman"/>
        </w:rPr>
        <w:t>(</w:t>
      </w:r>
      <w:r w:rsidR="00B70A8B" w:rsidRPr="0006633A">
        <w:rPr>
          <w:rFonts w:ascii="Times New Roman" w:hAnsi="Times New Roman" w:cs="Times New Roman"/>
          <w:i/>
        </w:rPr>
        <w:t>p</w:t>
      </w:r>
      <w:r w:rsidR="00B70A8B">
        <w:rPr>
          <w:rFonts w:ascii="Times New Roman" w:hAnsi="Times New Roman" w:cs="Times New Roman"/>
        </w:rPr>
        <w:t xml:space="preserve"> = 0.35</w:t>
      </w:r>
      <w:r w:rsidR="00C373CA">
        <w:rPr>
          <w:rFonts w:ascii="Times New Roman" w:hAnsi="Times New Roman" w:cs="Times New Roman"/>
        </w:rPr>
        <w:t>3</w:t>
      </w:r>
      <w:r w:rsidR="00B70A8B">
        <w:rPr>
          <w:rFonts w:ascii="Times New Roman" w:hAnsi="Times New Roman" w:cs="Times New Roman"/>
        </w:rPr>
        <w:t xml:space="preserve">). </w:t>
      </w:r>
    </w:p>
    <w:p w14:paraId="03A77CAE" w14:textId="19C599A2" w:rsidR="00B70A8B" w:rsidRDefault="00B70A8B">
      <w:pPr>
        <w:spacing w:line="480" w:lineRule="auto"/>
        <w:ind w:firstLine="720"/>
        <w:rPr>
          <w:rFonts w:ascii="Times New Roman" w:hAnsi="Times New Roman" w:cs="Times New Roman"/>
        </w:rPr>
      </w:pPr>
      <w:r>
        <w:rPr>
          <w:rFonts w:ascii="Times New Roman" w:hAnsi="Times New Roman" w:cs="Times New Roman"/>
        </w:rPr>
        <w:t xml:space="preserve">Next, the model was decomposed by turning speed. At self-selected speeds, </w:t>
      </w:r>
      <w:r w:rsidR="00F955E6">
        <w:rPr>
          <w:rFonts w:ascii="Times New Roman" w:hAnsi="Times New Roman" w:cs="Times New Roman"/>
        </w:rPr>
        <w:t xml:space="preserve">there was not a statistically significant </w:t>
      </w:r>
      <w:r>
        <w:rPr>
          <w:rFonts w:ascii="Times New Roman" w:hAnsi="Times New Roman" w:cs="Times New Roman"/>
        </w:rPr>
        <w:t>effect</w:t>
      </w:r>
      <w:r w:rsidR="00F955E6">
        <w:rPr>
          <w:rFonts w:ascii="Times New Roman" w:hAnsi="Times New Roman" w:cs="Times New Roman"/>
        </w:rPr>
        <w:t xml:space="preserve"> of Trial </w:t>
      </w:r>
      <w:r w:rsidR="00E12EBD">
        <w:rPr>
          <w:rFonts w:ascii="Times New Roman" w:hAnsi="Times New Roman" w:cs="Times New Roman"/>
        </w:rPr>
        <w:t>(</w:t>
      </w:r>
      <w:r w:rsidR="00F955E6" w:rsidRPr="0006633A">
        <w:rPr>
          <w:rFonts w:ascii="Times New Roman" w:hAnsi="Times New Roman" w:cs="Times New Roman"/>
          <w:i/>
        </w:rPr>
        <w:t>p</w:t>
      </w:r>
      <w:r w:rsidR="00F955E6">
        <w:rPr>
          <w:rFonts w:ascii="Times New Roman" w:hAnsi="Times New Roman" w:cs="Times New Roman"/>
        </w:rPr>
        <w:t xml:space="preserve"> = </w:t>
      </w:r>
      <w:r w:rsidR="00FD17B5">
        <w:rPr>
          <w:rFonts w:ascii="Times New Roman" w:hAnsi="Times New Roman" w:cs="Times New Roman"/>
        </w:rPr>
        <w:t>0.985</w:t>
      </w:r>
      <w:r w:rsidR="00F955E6">
        <w:rPr>
          <w:rFonts w:ascii="Times New Roman" w:hAnsi="Times New Roman" w:cs="Times New Roman"/>
        </w:rPr>
        <w:t xml:space="preserve">), </w:t>
      </w:r>
      <w:r>
        <w:rPr>
          <w:rFonts w:ascii="Times New Roman" w:hAnsi="Times New Roman" w:cs="Times New Roman"/>
        </w:rPr>
        <w:t>Height</w:t>
      </w:r>
      <w:r w:rsidR="00F955E6">
        <w:rPr>
          <w:rFonts w:ascii="Times New Roman" w:hAnsi="Times New Roman" w:cs="Times New Roman"/>
        </w:rPr>
        <w:t xml:space="preserve"> </w:t>
      </w:r>
      <w:r>
        <w:rPr>
          <w:rFonts w:ascii="Times New Roman" w:hAnsi="Times New Roman" w:cs="Times New Roman"/>
        </w:rPr>
        <w:t>(</w:t>
      </w:r>
      <w:r w:rsidRPr="0006633A">
        <w:rPr>
          <w:rFonts w:ascii="Times New Roman" w:hAnsi="Times New Roman" w:cs="Times New Roman"/>
          <w:i/>
        </w:rPr>
        <w:t>p</w:t>
      </w:r>
      <w:r>
        <w:rPr>
          <w:rFonts w:ascii="Times New Roman" w:hAnsi="Times New Roman" w:cs="Times New Roman"/>
        </w:rPr>
        <w:t xml:space="preserve"> = 0.25</w:t>
      </w:r>
      <w:r w:rsidR="00F07866">
        <w:rPr>
          <w:rFonts w:ascii="Times New Roman" w:hAnsi="Times New Roman" w:cs="Times New Roman"/>
        </w:rPr>
        <w:t>0</w:t>
      </w:r>
      <w:r>
        <w:rPr>
          <w:rFonts w:ascii="Times New Roman" w:hAnsi="Times New Roman" w:cs="Times New Roman"/>
        </w:rPr>
        <w:t>)</w:t>
      </w:r>
      <w:r w:rsidR="00F955E6">
        <w:rPr>
          <w:rFonts w:ascii="Times New Roman" w:hAnsi="Times New Roman" w:cs="Times New Roman"/>
        </w:rPr>
        <w:t>, nor a Height × Trial interaction (</w:t>
      </w:r>
      <w:r w:rsidR="00F955E6" w:rsidRPr="00C55DFF">
        <w:rPr>
          <w:rFonts w:ascii="Times New Roman" w:hAnsi="Times New Roman" w:cs="Times New Roman"/>
          <w:i/>
        </w:rPr>
        <w:t>p</w:t>
      </w:r>
      <w:r w:rsidR="00F955E6">
        <w:rPr>
          <w:rFonts w:ascii="Times New Roman" w:hAnsi="Times New Roman" w:cs="Times New Roman"/>
        </w:rPr>
        <w:t xml:space="preserve"> = 0.188)</w:t>
      </w:r>
      <w:r w:rsidR="00FD17B5">
        <w:rPr>
          <w:rFonts w:ascii="Times New Roman" w:hAnsi="Times New Roman" w:cs="Times New Roman"/>
        </w:rPr>
        <w:t>. As such,</w:t>
      </w:r>
      <w:r>
        <w:rPr>
          <w:rFonts w:ascii="Times New Roman" w:hAnsi="Times New Roman" w:cs="Times New Roman"/>
        </w:rPr>
        <w:t xml:space="preserve"> people tended to decrease their turning velocity when walking at high elevations, but not to a degree that was statistically </w:t>
      </w:r>
      <w:r w:rsidR="00C75EE6">
        <w:rPr>
          <w:rFonts w:ascii="Times New Roman" w:hAnsi="Times New Roman" w:cs="Times New Roman"/>
        </w:rPr>
        <w:t>significant</w:t>
      </w:r>
      <w:r w:rsidR="00FD17B5">
        <w:rPr>
          <w:rFonts w:ascii="Times New Roman" w:hAnsi="Times New Roman" w:cs="Times New Roman"/>
        </w:rPr>
        <w:t xml:space="preserve"> nor that changed across </w:t>
      </w:r>
      <w:r w:rsidR="00FD17B5">
        <w:rPr>
          <w:rFonts w:ascii="Times New Roman" w:hAnsi="Times New Roman" w:cs="Times New Roman"/>
        </w:rPr>
        <w:lastRenderedPageBreak/>
        <w:t>time</w:t>
      </w:r>
      <w:r>
        <w:rPr>
          <w:rFonts w:ascii="Times New Roman" w:hAnsi="Times New Roman" w:cs="Times New Roman"/>
        </w:rPr>
        <w:t xml:space="preserve">. At fast speeds, the effect of Height was </w:t>
      </w:r>
      <w:r w:rsidR="00FD17B5">
        <w:rPr>
          <w:rFonts w:ascii="Times New Roman" w:hAnsi="Times New Roman" w:cs="Times New Roman"/>
        </w:rPr>
        <w:t xml:space="preserve">statistically </w:t>
      </w:r>
      <w:r>
        <w:rPr>
          <w:rFonts w:ascii="Times New Roman" w:hAnsi="Times New Roman" w:cs="Times New Roman"/>
        </w:rPr>
        <w:t>significant (</w:t>
      </w:r>
      <w:r w:rsidRPr="0006633A">
        <w:rPr>
          <w:rFonts w:ascii="Times New Roman" w:hAnsi="Times New Roman" w:cs="Times New Roman"/>
          <w:i/>
        </w:rPr>
        <w:t>p</w:t>
      </w:r>
      <w:r>
        <w:rPr>
          <w:rFonts w:ascii="Times New Roman" w:hAnsi="Times New Roman" w:cs="Times New Roman"/>
        </w:rPr>
        <w:t xml:space="preserve"> &lt; 0.001), showing a large decrease in velocity when turning quickly at high elevation.</w:t>
      </w:r>
      <w:r w:rsidR="00FD17B5">
        <w:rPr>
          <w:rFonts w:ascii="Times New Roman" w:hAnsi="Times New Roman" w:cs="Times New Roman"/>
        </w:rPr>
        <w:t xml:space="preserve"> However, there was not a statistically significant effect of Trial (</w:t>
      </w:r>
      <w:r w:rsidR="00FD17B5" w:rsidRPr="00C55DFF">
        <w:rPr>
          <w:rFonts w:ascii="Times New Roman" w:hAnsi="Times New Roman" w:cs="Times New Roman"/>
          <w:i/>
        </w:rPr>
        <w:t>p</w:t>
      </w:r>
      <w:r w:rsidR="00FD17B5">
        <w:rPr>
          <w:rFonts w:ascii="Times New Roman" w:hAnsi="Times New Roman" w:cs="Times New Roman"/>
        </w:rPr>
        <w:t xml:space="preserve"> = 0.270), nor a Trial </w:t>
      </w:r>
      <w:r w:rsidR="00E12EBD">
        <w:rPr>
          <w:rFonts w:ascii="Times New Roman" w:hAnsi="Times New Roman" w:cs="Times New Roman"/>
        </w:rPr>
        <w:t>×</w:t>
      </w:r>
      <w:r w:rsidR="00FD17B5">
        <w:rPr>
          <w:rFonts w:ascii="Times New Roman" w:hAnsi="Times New Roman" w:cs="Times New Roman"/>
        </w:rPr>
        <w:t xml:space="preserve"> Height interaction (</w:t>
      </w:r>
      <w:r w:rsidR="00FD17B5" w:rsidRPr="00C55DFF">
        <w:rPr>
          <w:rFonts w:ascii="Times New Roman" w:hAnsi="Times New Roman" w:cs="Times New Roman"/>
          <w:i/>
        </w:rPr>
        <w:t>p</w:t>
      </w:r>
      <w:r w:rsidR="00FD17B5">
        <w:rPr>
          <w:rFonts w:ascii="Times New Roman" w:hAnsi="Times New Roman" w:cs="Times New Roman"/>
        </w:rPr>
        <w:t xml:space="preserve"> = 0.092). </w:t>
      </w:r>
    </w:p>
    <w:p w14:paraId="310ADD24" w14:textId="7D40B77D" w:rsidR="00F5539A" w:rsidRDefault="00F955E6" w:rsidP="000B2332">
      <w:pPr>
        <w:spacing w:line="480" w:lineRule="auto"/>
        <w:ind w:firstLine="720"/>
        <w:rPr>
          <w:rFonts w:ascii="Times New Roman" w:hAnsi="Times New Roman" w:cs="Times New Roman"/>
        </w:rPr>
      </w:pPr>
      <w:r>
        <w:rPr>
          <w:rFonts w:ascii="Times New Roman" w:hAnsi="Times New Roman" w:cs="Times New Roman"/>
        </w:rPr>
        <w:t>P</w:t>
      </w:r>
      <w:r w:rsidR="00F5539A">
        <w:rPr>
          <w:rFonts w:ascii="Times New Roman" w:hAnsi="Times New Roman" w:cs="Times New Roman"/>
        </w:rPr>
        <w:t xml:space="preserve">arameter estimates for self-reported ratings of cognitive anxiety (i.e., worry), somatic anxiety (i.e., tension), confidence, and mental effort are reported in Table </w:t>
      </w:r>
      <w:r>
        <w:rPr>
          <w:rFonts w:ascii="Times New Roman" w:hAnsi="Times New Roman" w:cs="Times New Roman"/>
        </w:rPr>
        <w:t>2</w:t>
      </w:r>
      <w:r w:rsidR="00F5539A">
        <w:rPr>
          <w:rFonts w:ascii="Times New Roman" w:hAnsi="Times New Roman" w:cs="Times New Roman"/>
        </w:rPr>
        <w:t xml:space="preserve">. </w:t>
      </w:r>
      <w:r w:rsidR="00F5539A" w:rsidRPr="00375C6F">
        <w:rPr>
          <w:rFonts w:ascii="Times New Roman" w:hAnsi="Times New Roman" w:cs="Times New Roman"/>
        </w:rPr>
        <w:t>Mixed-effect regression tests revealed significant main effects of Height for cognitive anxiety (</w:t>
      </w:r>
      <w:r w:rsidR="00F5539A" w:rsidRPr="00375C6F">
        <w:rPr>
          <w:rFonts w:ascii="Times New Roman" w:hAnsi="Times New Roman" w:cs="Times New Roman"/>
          <w:i/>
        </w:rPr>
        <w:t>p</w:t>
      </w:r>
      <w:r w:rsidR="00F5539A" w:rsidRPr="00375C6F">
        <w:rPr>
          <w:rFonts w:ascii="Times New Roman" w:hAnsi="Times New Roman" w:cs="Times New Roman"/>
        </w:rPr>
        <w:t xml:space="preserve"> </w:t>
      </w:r>
      <w:r w:rsidR="00375C6F" w:rsidRPr="00375C6F">
        <w:rPr>
          <w:rFonts w:ascii="Times New Roman" w:hAnsi="Times New Roman" w:cs="Times New Roman"/>
        </w:rPr>
        <w:t>= 0.008</w:t>
      </w:r>
      <w:r w:rsidR="00F5539A" w:rsidRPr="00375C6F">
        <w:rPr>
          <w:rFonts w:ascii="Times New Roman" w:hAnsi="Times New Roman" w:cs="Times New Roman"/>
        </w:rPr>
        <w:t>), somatic anxiety (</w:t>
      </w:r>
      <w:r w:rsidR="00F5539A" w:rsidRPr="00375C6F">
        <w:rPr>
          <w:rFonts w:ascii="Times New Roman" w:hAnsi="Times New Roman" w:cs="Times New Roman"/>
          <w:i/>
        </w:rPr>
        <w:t>p</w:t>
      </w:r>
      <w:r w:rsidR="00F5539A" w:rsidRPr="00375C6F">
        <w:rPr>
          <w:rFonts w:ascii="Times New Roman" w:hAnsi="Times New Roman" w:cs="Times New Roman"/>
        </w:rPr>
        <w:t xml:space="preserve"> </w:t>
      </w:r>
      <w:r w:rsidR="00C373CA">
        <w:rPr>
          <w:rFonts w:ascii="Times New Roman" w:hAnsi="Times New Roman" w:cs="Times New Roman"/>
        </w:rPr>
        <w:t>=</w:t>
      </w:r>
      <w:r w:rsidR="00110F39" w:rsidRPr="00375C6F">
        <w:rPr>
          <w:rFonts w:ascii="Times New Roman" w:hAnsi="Times New Roman" w:cs="Times New Roman"/>
        </w:rPr>
        <w:t xml:space="preserve"> </w:t>
      </w:r>
      <w:r w:rsidR="00375C6F" w:rsidRPr="00375C6F">
        <w:rPr>
          <w:rFonts w:ascii="Times New Roman" w:hAnsi="Times New Roman" w:cs="Times New Roman"/>
        </w:rPr>
        <w:t>0.00</w:t>
      </w:r>
      <w:r w:rsidR="00C373CA">
        <w:rPr>
          <w:rFonts w:ascii="Times New Roman" w:hAnsi="Times New Roman" w:cs="Times New Roman"/>
        </w:rPr>
        <w:t>7</w:t>
      </w:r>
      <w:r w:rsidR="00F5539A">
        <w:rPr>
          <w:rFonts w:ascii="Times New Roman" w:hAnsi="Times New Roman" w:cs="Times New Roman"/>
        </w:rPr>
        <w:t>),</w:t>
      </w:r>
      <w:r w:rsidR="00110F39">
        <w:rPr>
          <w:rFonts w:ascii="Times New Roman" w:hAnsi="Times New Roman" w:cs="Times New Roman"/>
        </w:rPr>
        <w:t xml:space="preserve"> confidence (</w:t>
      </w:r>
      <w:r w:rsidR="00110F39">
        <w:rPr>
          <w:rFonts w:ascii="Times New Roman" w:hAnsi="Times New Roman" w:cs="Times New Roman"/>
          <w:i/>
        </w:rPr>
        <w:t xml:space="preserve">p </w:t>
      </w:r>
      <w:r w:rsidR="00110F39">
        <w:rPr>
          <w:rFonts w:ascii="Times New Roman" w:hAnsi="Times New Roman" w:cs="Times New Roman"/>
        </w:rPr>
        <w:t>= 0.02</w:t>
      </w:r>
      <w:r w:rsidR="00BE3FB6">
        <w:rPr>
          <w:rFonts w:ascii="Times New Roman" w:hAnsi="Times New Roman" w:cs="Times New Roman"/>
        </w:rPr>
        <w:t>1</w:t>
      </w:r>
      <w:r w:rsidR="00110F39">
        <w:rPr>
          <w:rFonts w:ascii="Times New Roman" w:hAnsi="Times New Roman" w:cs="Times New Roman"/>
        </w:rPr>
        <w:t>),</w:t>
      </w:r>
      <w:r w:rsidR="00F5539A">
        <w:rPr>
          <w:rFonts w:ascii="Times New Roman" w:hAnsi="Times New Roman" w:cs="Times New Roman"/>
        </w:rPr>
        <w:t xml:space="preserve"> and mental effort (</w:t>
      </w:r>
      <w:r w:rsidR="00F5539A" w:rsidRPr="0006633A">
        <w:rPr>
          <w:rFonts w:ascii="Times New Roman" w:hAnsi="Times New Roman" w:cs="Times New Roman"/>
          <w:i/>
        </w:rPr>
        <w:t>p</w:t>
      </w:r>
      <w:r w:rsidR="00F5539A">
        <w:rPr>
          <w:rFonts w:ascii="Times New Roman" w:hAnsi="Times New Roman" w:cs="Times New Roman"/>
        </w:rPr>
        <w:t xml:space="preserve"> </w:t>
      </w:r>
      <w:r w:rsidR="00110F39">
        <w:rPr>
          <w:rFonts w:ascii="Times New Roman" w:hAnsi="Times New Roman" w:cs="Times New Roman"/>
        </w:rPr>
        <w:t xml:space="preserve">&lt; </w:t>
      </w:r>
      <w:r w:rsidR="003136EE">
        <w:rPr>
          <w:rFonts w:ascii="Times New Roman" w:hAnsi="Times New Roman" w:cs="Times New Roman"/>
        </w:rPr>
        <w:t>0</w:t>
      </w:r>
      <w:r w:rsidR="00F5539A">
        <w:rPr>
          <w:rFonts w:ascii="Times New Roman" w:hAnsi="Times New Roman" w:cs="Times New Roman"/>
        </w:rPr>
        <w:t>.0</w:t>
      </w:r>
      <w:r w:rsidR="00110F39">
        <w:rPr>
          <w:rFonts w:ascii="Times New Roman" w:hAnsi="Times New Roman" w:cs="Times New Roman"/>
        </w:rPr>
        <w:t>0</w:t>
      </w:r>
      <w:r w:rsidR="00F5539A">
        <w:rPr>
          <w:rFonts w:ascii="Times New Roman" w:hAnsi="Times New Roman" w:cs="Times New Roman"/>
        </w:rPr>
        <w:t>1). Participants self-reported greater levels of worry, tension, and mental effort</w:t>
      </w:r>
      <w:r w:rsidR="00110F39">
        <w:rPr>
          <w:rFonts w:ascii="Times New Roman" w:hAnsi="Times New Roman" w:cs="Times New Roman"/>
        </w:rPr>
        <w:t xml:space="preserve">, as well as less confidence in their ability to do the task, </w:t>
      </w:r>
      <w:r w:rsidR="00F5539A">
        <w:rPr>
          <w:rFonts w:ascii="Times New Roman" w:hAnsi="Times New Roman" w:cs="Times New Roman"/>
        </w:rPr>
        <w:t xml:space="preserve">when turning in the high elevation virtual environment. No main effects of Speed or Height </w:t>
      </w:r>
      <w:r w:rsidR="004C7EC0">
        <w:rPr>
          <w:rFonts w:ascii="Times New Roman" w:hAnsi="Times New Roman" w:cs="Times New Roman"/>
        </w:rPr>
        <w:t>×</w:t>
      </w:r>
      <w:r w:rsidR="00F5539A">
        <w:rPr>
          <w:rFonts w:ascii="Times New Roman" w:hAnsi="Times New Roman" w:cs="Times New Roman"/>
        </w:rPr>
        <w:t xml:space="preserve"> Speed interactions were documented for self-reported ratings of cognitive anxiety, somatic anxiety, confidence, or mental effort (all </w:t>
      </w:r>
      <w:r w:rsidR="00F5539A">
        <w:rPr>
          <w:rFonts w:ascii="Times New Roman" w:hAnsi="Times New Roman" w:cs="Times New Roman"/>
          <w:i/>
        </w:rPr>
        <w:t>p</w:t>
      </w:r>
      <w:r w:rsidR="00F5539A">
        <w:rPr>
          <w:rFonts w:ascii="Times New Roman" w:hAnsi="Times New Roman" w:cs="Times New Roman"/>
        </w:rPr>
        <w:t xml:space="preserve">’s &gt; </w:t>
      </w:r>
      <w:r w:rsidR="002762F7">
        <w:rPr>
          <w:rFonts w:ascii="Times New Roman" w:hAnsi="Times New Roman" w:cs="Times New Roman"/>
        </w:rPr>
        <w:t>0</w:t>
      </w:r>
      <w:r w:rsidR="00F5539A">
        <w:rPr>
          <w:rFonts w:ascii="Times New Roman" w:hAnsi="Times New Roman" w:cs="Times New Roman"/>
        </w:rPr>
        <w:t>.</w:t>
      </w:r>
      <w:r w:rsidR="00110F39">
        <w:rPr>
          <w:rFonts w:ascii="Times New Roman" w:hAnsi="Times New Roman" w:cs="Times New Roman"/>
        </w:rPr>
        <w:t>10</w:t>
      </w:r>
      <w:r w:rsidR="00F07866">
        <w:rPr>
          <w:rFonts w:ascii="Times New Roman" w:hAnsi="Times New Roman" w:cs="Times New Roman"/>
        </w:rPr>
        <w:t>0</w:t>
      </w:r>
      <w:r w:rsidR="00CD77C5">
        <w:rPr>
          <w:rFonts w:ascii="Times New Roman" w:hAnsi="Times New Roman" w:cs="Times New Roman"/>
        </w:rPr>
        <w:t xml:space="preserve">, Table </w:t>
      </w:r>
      <w:r w:rsidR="00C60F61">
        <w:rPr>
          <w:rFonts w:ascii="Times New Roman" w:hAnsi="Times New Roman" w:cs="Times New Roman"/>
        </w:rPr>
        <w:t>2</w:t>
      </w:r>
      <w:r w:rsidR="00F5539A">
        <w:rPr>
          <w:rFonts w:ascii="Times New Roman" w:hAnsi="Times New Roman" w:cs="Times New Roman"/>
        </w:rPr>
        <w:t xml:space="preserve">). </w:t>
      </w:r>
    </w:p>
    <w:p w14:paraId="2798EEB8" w14:textId="27284CCA" w:rsidR="00F5539A" w:rsidRDefault="00A5494C" w:rsidP="00F5539A">
      <w:pPr>
        <w:spacing w:line="480" w:lineRule="auto"/>
        <w:ind w:firstLine="720"/>
        <w:rPr>
          <w:rFonts w:ascii="Times New Roman" w:hAnsi="Times New Roman" w:cs="Times New Roman"/>
        </w:rPr>
      </w:pPr>
      <w:r>
        <w:rPr>
          <w:rFonts w:ascii="Times New Roman" w:hAnsi="Times New Roman" w:cs="Times New Roman"/>
        </w:rPr>
        <w:t xml:space="preserve">Spearman’s </w:t>
      </w:r>
      <w:r w:rsidR="00F5539A">
        <w:rPr>
          <w:rFonts w:ascii="Times New Roman" w:hAnsi="Times New Roman" w:cs="Times New Roman"/>
        </w:rPr>
        <w:t>rank correlations</w:t>
      </w:r>
      <w:r w:rsidR="00E572F9">
        <w:rPr>
          <w:rFonts w:ascii="Times New Roman" w:hAnsi="Times New Roman" w:cs="Times New Roman"/>
        </w:rPr>
        <w:t xml:space="preserve"> were used to</w:t>
      </w:r>
      <w:r w:rsidR="00F5539A">
        <w:rPr>
          <w:rFonts w:ascii="Times New Roman" w:hAnsi="Times New Roman" w:cs="Times New Roman"/>
        </w:rPr>
        <w:t xml:space="preserve"> </w:t>
      </w:r>
      <w:r w:rsidR="000C40FF">
        <w:rPr>
          <w:rFonts w:ascii="Times New Roman" w:hAnsi="Times New Roman" w:cs="Times New Roman"/>
        </w:rPr>
        <w:t>evaluat</w:t>
      </w:r>
      <w:r w:rsidR="00E572F9">
        <w:rPr>
          <w:rFonts w:ascii="Times New Roman" w:hAnsi="Times New Roman" w:cs="Times New Roman"/>
        </w:rPr>
        <w:t>e</w:t>
      </w:r>
      <w:r w:rsidR="000C40FF">
        <w:rPr>
          <w:rFonts w:ascii="Times New Roman" w:hAnsi="Times New Roman" w:cs="Times New Roman"/>
        </w:rPr>
        <w:t xml:space="preserve"> the relationships between </w:t>
      </w:r>
      <w:r w:rsidR="00F5539A">
        <w:rPr>
          <w:rFonts w:ascii="Times New Roman" w:hAnsi="Times New Roman" w:cs="Times New Roman"/>
        </w:rPr>
        <w:t>change score</w:t>
      </w:r>
      <w:r w:rsidR="000C40FF">
        <w:rPr>
          <w:rFonts w:ascii="Times New Roman" w:hAnsi="Times New Roman" w:cs="Times New Roman"/>
        </w:rPr>
        <w:t xml:space="preserve">s </w:t>
      </w:r>
      <w:r w:rsidR="00F5539A">
        <w:rPr>
          <w:rFonts w:ascii="Times New Roman" w:hAnsi="Times New Roman" w:cs="Times New Roman"/>
        </w:rPr>
        <w:t>(high elevation – low elevation)</w:t>
      </w:r>
      <w:r w:rsidR="00E572F9">
        <w:rPr>
          <w:rFonts w:ascii="Times New Roman" w:hAnsi="Times New Roman" w:cs="Times New Roman"/>
        </w:rPr>
        <w:t xml:space="preserve"> in self-report ratings and turning speed</w:t>
      </w:r>
      <w:del w:id="227" w:author="Tiphanie Raffegeau" w:date="2019-09-11T14:27:00Z">
        <w:r w:rsidR="00E572F9" w:rsidDel="00C96689">
          <w:rPr>
            <w:rFonts w:ascii="Times New Roman" w:hAnsi="Times New Roman" w:cs="Times New Roman"/>
          </w:rPr>
          <w:delText xml:space="preserve"> (</w:delText>
        </w:r>
        <w:r w:rsidR="00C60F61" w:rsidDel="00C96689">
          <w:rPr>
            <w:rFonts w:ascii="Times New Roman" w:hAnsi="Times New Roman" w:cs="Times New Roman"/>
          </w:rPr>
          <w:delText>Table 3</w:delText>
        </w:r>
        <w:r w:rsidR="00E572F9" w:rsidDel="00C96689">
          <w:rPr>
            <w:rFonts w:ascii="Times New Roman" w:hAnsi="Times New Roman" w:cs="Times New Roman"/>
          </w:rPr>
          <w:delText>)</w:delText>
        </w:r>
      </w:del>
      <w:r w:rsidR="00C60F61">
        <w:rPr>
          <w:rFonts w:ascii="Times New Roman" w:hAnsi="Times New Roman" w:cs="Times New Roman"/>
        </w:rPr>
        <w:t>.</w:t>
      </w:r>
      <w:r w:rsidR="00F5539A">
        <w:rPr>
          <w:rFonts w:ascii="Times New Roman" w:hAnsi="Times New Roman" w:cs="Times New Roman"/>
        </w:rPr>
        <w:t xml:space="preserve"> No </w:t>
      </w:r>
      <w:r w:rsidR="00C60F61">
        <w:rPr>
          <w:rFonts w:ascii="Times New Roman" w:hAnsi="Times New Roman" w:cs="Times New Roman"/>
        </w:rPr>
        <w:t xml:space="preserve">statistically </w:t>
      </w:r>
      <w:r w:rsidR="00F5539A">
        <w:rPr>
          <w:rFonts w:ascii="Times New Roman" w:hAnsi="Times New Roman" w:cs="Times New Roman"/>
        </w:rPr>
        <w:t xml:space="preserve">significant correlations were </w:t>
      </w:r>
      <w:r w:rsidR="00C60F61">
        <w:rPr>
          <w:rFonts w:ascii="Times New Roman" w:hAnsi="Times New Roman" w:cs="Times New Roman"/>
        </w:rPr>
        <w:t xml:space="preserve">found </w:t>
      </w:r>
      <w:r w:rsidR="00F5539A">
        <w:rPr>
          <w:rFonts w:ascii="Times New Roman" w:hAnsi="Times New Roman" w:cs="Times New Roman"/>
        </w:rPr>
        <w:t xml:space="preserve">between peak velocity change scores and any </w:t>
      </w:r>
      <w:r w:rsidR="00C60F61">
        <w:rPr>
          <w:rFonts w:ascii="Times New Roman" w:hAnsi="Times New Roman" w:cs="Times New Roman"/>
        </w:rPr>
        <w:t xml:space="preserve">change scores for </w:t>
      </w:r>
      <w:r w:rsidR="00F5539A">
        <w:rPr>
          <w:rFonts w:ascii="Times New Roman" w:hAnsi="Times New Roman" w:cs="Times New Roman"/>
        </w:rPr>
        <w:t xml:space="preserve">self-report measures during either self-selected </w:t>
      </w:r>
      <w:r w:rsidR="00E572F9">
        <w:rPr>
          <w:rFonts w:ascii="Times New Roman" w:hAnsi="Times New Roman" w:cs="Times New Roman"/>
        </w:rPr>
        <w:t>speed (Δ</w:t>
      </w:r>
      <w:r w:rsidR="00E572F9" w:rsidRPr="000B680D" w:rsidDel="00802100">
        <w:rPr>
          <w:rFonts w:ascii="Times New Roman" w:hAnsi="Times New Roman" w:cs="Times New Roman"/>
        </w:rPr>
        <w:t xml:space="preserve"> </w:t>
      </w:r>
      <w:r w:rsidR="00E572F9" w:rsidRPr="000B680D">
        <w:rPr>
          <w:rFonts w:ascii="Times New Roman" w:hAnsi="Times New Roman" w:cs="Times New Roman"/>
        </w:rPr>
        <w:t>Cognitive Anxiety</w:t>
      </w:r>
      <w:r w:rsidR="00E572F9">
        <w:rPr>
          <w:rFonts w:ascii="Times New Roman" w:hAnsi="Times New Roman" w:cs="Times New Roman"/>
        </w:rPr>
        <w:t>:</w:t>
      </w:r>
      <w:r w:rsidR="00E572F9" w:rsidRPr="00E572F9">
        <w:rPr>
          <w:rFonts w:ascii="Times New Roman" w:hAnsi="Times New Roman" w:cs="Times New Roman"/>
          <w:i/>
          <w:iCs/>
        </w:rPr>
        <w:t xml:space="preserve"> </w:t>
      </w:r>
      <w:r w:rsidR="00E572F9" w:rsidRPr="00C55DFF">
        <w:rPr>
          <w:rFonts w:ascii="Times New Roman" w:hAnsi="Times New Roman" w:cs="Times New Roman"/>
          <w:i/>
          <w:iCs/>
        </w:rPr>
        <w:t>ρ</w:t>
      </w:r>
      <w:r w:rsidR="00E572F9">
        <w:rPr>
          <w:rFonts w:ascii="Times New Roman" w:hAnsi="Times New Roman" w:cs="Times New Roman"/>
          <w:i/>
          <w:iCs/>
        </w:rPr>
        <w:t xml:space="preserve"> = </w:t>
      </w:r>
      <w:r w:rsidR="00E572F9" w:rsidRPr="000B680D">
        <w:rPr>
          <w:rFonts w:ascii="Times New Roman" w:hAnsi="Times New Roman" w:cs="Times New Roman"/>
          <w:lang w:val="en-GB"/>
        </w:rPr>
        <w:t>-</w:t>
      </w:r>
      <w:r w:rsidR="00E572F9">
        <w:rPr>
          <w:rFonts w:ascii="Times New Roman" w:hAnsi="Times New Roman" w:cs="Times New Roman"/>
          <w:lang w:val="en-GB"/>
        </w:rPr>
        <w:t>0</w:t>
      </w:r>
      <w:r w:rsidR="00E572F9" w:rsidRPr="000B680D">
        <w:rPr>
          <w:rFonts w:ascii="Times New Roman" w:hAnsi="Times New Roman" w:cs="Times New Roman"/>
          <w:lang w:val="en-GB"/>
        </w:rPr>
        <w:t>.</w:t>
      </w:r>
      <w:r w:rsidR="00E572F9">
        <w:rPr>
          <w:rFonts w:ascii="Times New Roman" w:hAnsi="Times New Roman" w:cs="Times New Roman"/>
          <w:lang w:val="en-GB"/>
        </w:rPr>
        <w:t xml:space="preserve">168, </w:t>
      </w:r>
      <w:r w:rsidR="00E572F9" w:rsidRPr="00C55DFF">
        <w:rPr>
          <w:rFonts w:ascii="Times New Roman" w:hAnsi="Times New Roman" w:cs="Times New Roman"/>
          <w:i/>
        </w:rPr>
        <w:t>p</w:t>
      </w:r>
      <w:r w:rsidR="00E572F9">
        <w:rPr>
          <w:rFonts w:ascii="Times New Roman" w:hAnsi="Times New Roman" w:cs="Times New Roman"/>
          <w:i/>
        </w:rPr>
        <w:t xml:space="preserve"> </w:t>
      </w:r>
      <w:r w:rsidR="00E572F9">
        <w:rPr>
          <w:rFonts w:ascii="Times New Roman" w:hAnsi="Times New Roman" w:cs="Times New Roman"/>
        </w:rPr>
        <w:t>= 0.642; Δ</w:t>
      </w:r>
      <w:r w:rsidR="00E572F9" w:rsidRPr="000B680D" w:rsidDel="00802100">
        <w:rPr>
          <w:rFonts w:ascii="Times New Roman" w:hAnsi="Times New Roman" w:cs="Times New Roman"/>
        </w:rPr>
        <w:t xml:space="preserve"> </w:t>
      </w:r>
      <w:r w:rsidR="00E572F9" w:rsidRPr="000B680D">
        <w:rPr>
          <w:rFonts w:ascii="Times New Roman" w:hAnsi="Times New Roman" w:cs="Times New Roman"/>
        </w:rPr>
        <w:t>Somatic Anxiety</w:t>
      </w:r>
      <w:r w:rsidR="00E572F9">
        <w:rPr>
          <w:rFonts w:ascii="Times New Roman" w:hAnsi="Times New Roman" w:cs="Times New Roman"/>
        </w:rPr>
        <w:t xml:space="preserve"> </w:t>
      </w:r>
      <w:r w:rsidR="00E572F9" w:rsidRPr="00C55DFF">
        <w:rPr>
          <w:rFonts w:ascii="Times New Roman" w:hAnsi="Times New Roman" w:cs="Times New Roman"/>
          <w:i/>
          <w:iCs/>
        </w:rPr>
        <w:t>ρ</w:t>
      </w:r>
      <w:r w:rsidR="00E572F9">
        <w:rPr>
          <w:rFonts w:ascii="Times New Roman" w:hAnsi="Times New Roman" w:cs="Times New Roman"/>
          <w:i/>
          <w:iCs/>
        </w:rPr>
        <w:t xml:space="preserve"> = </w:t>
      </w:r>
      <w:r w:rsidR="00E572F9" w:rsidRPr="000B680D">
        <w:rPr>
          <w:rFonts w:ascii="Times New Roman" w:hAnsi="Times New Roman" w:cs="Times New Roman"/>
          <w:lang w:val="en-GB"/>
        </w:rPr>
        <w:t>-</w:t>
      </w:r>
      <w:r w:rsidR="00E572F9">
        <w:rPr>
          <w:rFonts w:ascii="Times New Roman" w:hAnsi="Times New Roman" w:cs="Times New Roman"/>
          <w:lang w:val="en-GB"/>
        </w:rPr>
        <w:t xml:space="preserve">0.079, </w:t>
      </w:r>
      <w:r w:rsidR="00E572F9" w:rsidRPr="00C55DFF">
        <w:rPr>
          <w:rFonts w:ascii="Times New Roman" w:hAnsi="Times New Roman" w:cs="Times New Roman"/>
          <w:i/>
        </w:rPr>
        <w:t>p</w:t>
      </w:r>
      <w:r w:rsidR="00E572F9">
        <w:rPr>
          <w:rFonts w:ascii="Times New Roman" w:hAnsi="Times New Roman" w:cs="Times New Roman"/>
          <w:i/>
        </w:rPr>
        <w:t xml:space="preserve"> </w:t>
      </w:r>
      <w:r w:rsidR="00E572F9">
        <w:rPr>
          <w:rFonts w:ascii="Times New Roman" w:hAnsi="Times New Roman" w:cs="Times New Roman"/>
        </w:rPr>
        <w:t xml:space="preserve">= </w:t>
      </w:r>
      <w:r w:rsidR="00E572F9">
        <w:rPr>
          <w:rFonts w:ascii="Times New Roman" w:hAnsi="Times New Roman" w:cs="Times New Roman"/>
          <w:lang w:val="en-GB"/>
        </w:rPr>
        <w:t>0.827</w:t>
      </w:r>
      <w:r w:rsidR="00E572F9">
        <w:rPr>
          <w:rFonts w:ascii="Times New Roman" w:hAnsi="Times New Roman" w:cs="Times New Roman"/>
        </w:rPr>
        <w:t>;</w:t>
      </w:r>
      <w:r w:rsidR="00E572F9" w:rsidRPr="00E572F9">
        <w:rPr>
          <w:rFonts w:ascii="Times New Roman" w:hAnsi="Times New Roman" w:cs="Times New Roman"/>
        </w:rPr>
        <w:t xml:space="preserve"> </w:t>
      </w:r>
      <w:r w:rsidR="00E572F9">
        <w:rPr>
          <w:rFonts w:ascii="Times New Roman" w:hAnsi="Times New Roman" w:cs="Times New Roman"/>
        </w:rPr>
        <w:t>Δ</w:t>
      </w:r>
      <w:r w:rsidR="00E572F9" w:rsidRPr="000B680D" w:rsidDel="00802100">
        <w:rPr>
          <w:rFonts w:ascii="Times New Roman" w:hAnsi="Times New Roman" w:cs="Times New Roman"/>
        </w:rPr>
        <w:t xml:space="preserve"> </w:t>
      </w:r>
      <w:r w:rsidR="00E572F9" w:rsidRPr="000B680D">
        <w:rPr>
          <w:rFonts w:ascii="Times New Roman" w:hAnsi="Times New Roman" w:cs="Times New Roman"/>
        </w:rPr>
        <w:t>Confidence</w:t>
      </w:r>
      <w:r w:rsidR="00E572F9">
        <w:rPr>
          <w:rFonts w:ascii="Times New Roman" w:hAnsi="Times New Roman" w:cs="Times New Roman"/>
        </w:rPr>
        <w:t xml:space="preserve"> </w:t>
      </w:r>
      <w:r w:rsidR="00E572F9" w:rsidRPr="00C55DFF">
        <w:rPr>
          <w:rFonts w:ascii="Times New Roman" w:hAnsi="Times New Roman" w:cs="Times New Roman"/>
          <w:i/>
          <w:iCs/>
        </w:rPr>
        <w:t>ρ</w:t>
      </w:r>
      <w:r w:rsidR="00E572F9">
        <w:rPr>
          <w:rFonts w:ascii="Times New Roman" w:hAnsi="Times New Roman" w:cs="Times New Roman"/>
          <w:i/>
          <w:iCs/>
        </w:rPr>
        <w:t xml:space="preserve"> = </w:t>
      </w:r>
      <w:r w:rsidR="00E572F9">
        <w:rPr>
          <w:rFonts w:ascii="Times New Roman" w:hAnsi="Times New Roman" w:cs="Times New Roman"/>
          <w:lang w:val="en-GB"/>
        </w:rPr>
        <w:t>0</w:t>
      </w:r>
      <w:r w:rsidR="00E572F9" w:rsidRPr="000B680D">
        <w:rPr>
          <w:rFonts w:ascii="Times New Roman" w:hAnsi="Times New Roman" w:cs="Times New Roman"/>
          <w:lang w:val="en-GB"/>
        </w:rPr>
        <w:t>.006</w:t>
      </w:r>
      <w:r w:rsidR="00E572F9">
        <w:rPr>
          <w:rFonts w:ascii="Times New Roman" w:hAnsi="Times New Roman" w:cs="Times New Roman"/>
          <w:lang w:val="en-GB"/>
        </w:rPr>
        <w:t xml:space="preserve">, </w:t>
      </w:r>
      <w:r w:rsidR="00E572F9" w:rsidRPr="00C55DFF">
        <w:rPr>
          <w:rFonts w:ascii="Times New Roman" w:hAnsi="Times New Roman" w:cs="Times New Roman"/>
          <w:i/>
        </w:rPr>
        <w:t>p</w:t>
      </w:r>
      <w:r w:rsidR="00E572F9">
        <w:rPr>
          <w:rFonts w:ascii="Times New Roman" w:hAnsi="Times New Roman" w:cs="Times New Roman"/>
          <w:i/>
        </w:rPr>
        <w:t xml:space="preserve"> </w:t>
      </w:r>
      <w:r w:rsidR="00E572F9">
        <w:rPr>
          <w:rFonts w:ascii="Times New Roman" w:hAnsi="Times New Roman" w:cs="Times New Roman"/>
        </w:rPr>
        <w:t xml:space="preserve">= </w:t>
      </w:r>
      <w:r w:rsidR="00E572F9">
        <w:rPr>
          <w:rFonts w:ascii="Times New Roman" w:hAnsi="Times New Roman" w:cs="Times New Roman"/>
          <w:lang w:val="en-GB"/>
        </w:rPr>
        <w:t>0.987</w:t>
      </w:r>
      <w:r w:rsidR="00E572F9">
        <w:rPr>
          <w:rFonts w:ascii="Times New Roman" w:hAnsi="Times New Roman" w:cs="Times New Roman"/>
        </w:rPr>
        <w:t>; Δ</w:t>
      </w:r>
      <w:r w:rsidR="00E572F9" w:rsidRPr="000B680D" w:rsidDel="00802100">
        <w:rPr>
          <w:rFonts w:ascii="Times New Roman" w:hAnsi="Times New Roman" w:cs="Times New Roman"/>
        </w:rPr>
        <w:t xml:space="preserve"> </w:t>
      </w:r>
      <w:r w:rsidR="00E572F9" w:rsidRPr="000B680D">
        <w:rPr>
          <w:rFonts w:ascii="Times New Roman" w:hAnsi="Times New Roman" w:cs="Times New Roman"/>
        </w:rPr>
        <w:t>Mental Effort</w:t>
      </w:r>
      <w:r w:rsidR="00E572F9">
        <w:rPr>
          <w:rFonts w:ascii="Times New Roman" w:hAnsi="Times New Roman" w:cs="Times New Roman"/>
        </w:rPr>
        <w:t xml:space="preserve"> </w:t>
      </w:r>
      <w:r w:rsidR="00E572F9" w:rsidRPr="00C55DFF">
        <w:rPr>
          <w:rFonts w:ascii="Times New Roman" w:hAnsi="Times New Roman" w:cs="Times New Roman"/>
          <w:i/>
          <w:iCs/>
        </w:rPr>
        <w:t>ρ</w:t>
      </w:r>
      <w:r w:rsidR="00E572F9">
        <w:rPr>
          <w:rFonts w:ascii="Times New Roman" w:hAnsi="Times New Roman" w:cs="Times New Roman"/>
          <w:i/>
          <w:iCs/>
        </w:rPr>
        <w:t xml:space="preserve"> = </w:t>
      </w:r>
      <w:r w:rsidR="00E572F9">
        <w:rPr>
          <w:rFonts w:ascii="Times New Roman" w:hAnsi="Times New Roman" w:cs="Times New Roman"/>
          <w:lang w:val="en-GB"/>
        </w:rPr>
        <w:t xml:space="preserve">-0.037, </w:t>
      </w:r>
      <w:r w:rsidR="00E572F9" w:rsidRPr="00C55DFF">
        <w:rPr>
          <w:rFonts w:ascii="Times New Roman" w:hAnsi="Times New Roman" w:cs="Times New Roman"/>
          <w:i/>
        </w:rPr>
        <w:t>p</w:t>
      </w:r>
      <w:r w:rsidR="00E572F9">
        <w:rPr>
          <w:rFonts w:ascii="Times New Roman" w:hAnsi="Times New Roman" w:cs="Times New Roman"/>
          <w:i/>
        </w:rPr>
        <w:t xml:space="preserve"> </w:t>
      </w:r>
      <w:r w:rsidR="00E572F9">
        <w:rPr>
          <w:rFonts w:ascii="Times New Roman" w:hAnsi="Times New Roman" w:cs="Times New Roman"/>
        </w:rPr>
        <w:t xml:space="preserve">= </w:t>
      </w:r>
      <w:r w:rsidR="00E572F9">
        <w:rPr>
          <w:rFonts w:ascii="Times New Roman" w:hAnsi="Times New Roman" w:cs="Times New Roman"/>
          <w:lang w:val="en-GB"/>
        </w:rPr>
        <w:t>0.919</w:t>
      </w:r>
      <w:r w:rsidR="00E572F9">
        <w:rPr>
          <w:rFonts w:ascii="Times New Roman" w:hAnsi="Times New Roman" w:cs="Times New Roman"/>
        </w:rPr>
        <w:t>) or fast speed (Δ</w:t>
      </w:r>
      <w:r w:rsidR="00E572F9" w:rsidRPr="000B680D" w:rsidDel="00802100">
        <w:rPr>
          <w:rFonts w:ascii="Times New Roman" w:hAnsi="Times New Roman" w:cs="Times New Roman"/>
        </w:rPr>
        <w:t xml:space="preserve"> </w:t>
      </w:r>
      <w:r w:rsidR="00E572F9" w:rsidRPr="000B680D">
        <w:rPr>
          <w:rFonts w:ascii="Times New Roman" w:hAnsi="Times New Roman" w:cs="Times New Roman"/>
        </w:rPr>
        <w:t>Cognitive Anxiety</w:t>
      </w:r>
      <w:r w:rsidR="00E572F9">
        <w:rPr>
          <w:rFonts w:ascii="Times New Roman" w:hAnsi="Times New Roman" w:cs="Times New Roman"/>
        </w:rPr>
        <w:t>:</w:t>
      </w:r>
      <w:r w:rsidR="00E572F9" w:rsidRPr="00E572F9">
        <w:rPr>
          <w:rFonts w:ascii="Times New Roman" w:hAnsi="Times New Roman" w:cs="Times New Roman"/>
          <w:i/>
          <w:iCs/>
        </w:rPr>
        <w:t xml:space="preserve"> </w:t>
      </w:r>
      <w:r w:rsidR="00E572F9" w:rsidRPr="00C55DFF">
        <w:rPr>
          <w:rFonts w:ascii="Times New Roman" w:hAnsi="Times New Roman" w:cs="Times New Roman"/>
          <w:i/>
          <w:iCs/>
        </w:rPr>
        <w:t>ρ</w:t>
      </w:r>
      <w:r w:rsidR="00E572F9">
        <w:rPr>
          <w:rFonts w:ascii="Times New Roman" w:hAnsi="Times New Roman" w:cs="Times New Roman"/>
          <w:i/>
          <w:iCs/>
        </w:rPr>
        <w:t xml:space="preserve"> = </w:t>
      </w:r>
      <w:r w:rsidR="00E572F9" w:rsidRPr="000B680D">
        <w:rPr>
          <w:rFonts w:ascii="Times New Roman" w:hAnsi="Times New Roman" w:cs="Times New Roman"/>
          <w:lang w:val="en-GB"/>
        </w:rPr>
        <w:t>-</w:t>
      </w:r>
      <w:r w:rsidR="00E572F9">
        <w:rPr>
          <w:rFonts w:ascii="Times New Roman" w:hAnsi="Times New Roman" w:cs="Times New Roman"/>
          <w:lang w:val="en-GB"/>
        </w:rPr>
        <w:t>0</w:t>
      </w:r>
      <w:r w:rsidR="00E572F9" w:rsidRPr="000B680D">
        <w:rPr>
          <w:rFonts w:ascii="Times New Roman" w:hAnsi="Times New Roman" w:cs="Times New Roman"/>
          <w:lang w:val="en-GB"/>
        </w:rPr>
        <w:t>.1</w:t>
      </w:r>
      <w:r w:rsidR="00E572F9">
        <w:rPr>
          <w:rFonts w:ascii="Times New Roman" w:hAnsi="Times New Roman" w:cs="Times New Roman"/>
          <w:lang w:val="en-GB"/>
        </w:rPr>
        <w:t xml:space="preserve">94, </w:t>
      </w:r>
      <w:r w:rsidR="00E572F9" w:rsidRPr="00C55DFF">
        <w:rPr>
          <w:rFonts w:ascii="Times New Roman" w:hAnsi="Times New Roman" w:cs="Times New Roman"/>
          <w:i/>
        </w:rPr>
        <w:t>p</w:t>
      </w:r>
      <w:r w:rsidR="00E572F9">
        <w:rPr>
          <w:rFonts w:ascii="Times New Roman" w:hAnsi="Times New Roman" w:cs="Times New Roman"/>
          <w:i/>
        </w:rPr>
        <w:t xml:space="preserve"> </w:t>
      </w:r>
      <w:r w:rsidR="00E572F9">
        <w:rPr>
          <w:rFonts w:ascii="Times New Roman" w:hAnsi="Times New Roman" w:cs="Times New Roman"/>
        </w:rPr>
        <w:t xml:space="preserve">= </w:t>
      </w:r>
      <w:r w:rsidR="00E572F9">
        <w:rPr>
          <w:rFonts w:ascii="Times New Roman" w:hAnsi="Times New Roman" w:cs="Times New Roman"/>
          <w:lang w:val="en-GB"/>
        </w:rPr>
        <w:t>0.591</w:t>
      </w:r>
      <w:r w:rsidR="00E572F9">
        <w:rPr>
          <w:rFonts w:ascii="Times New Roman" w:hAnsi="Times New Roman" w:cs="Times New Roman"/>
        </w:rPr>
        <w:t>; Δ</w:t>
      </w:r>
      <w:r w:rsidR="00E572F9" w:rsidRPr="000B680D" w:rsidDel="00802100">
        <w:rPr>
          <w:rFonts w:ascii="Times New Roman" w:hAnsi="Times New Roman" w:cs="Times New Roman"/>
        </w:rPr>
        <w:t xml:space="preserve"> </w:t>
      </w:r>
      <w:r w:rsidR="00E572F9" w:rsidRPr="000B680D">
        <w:rPr>
          <w:rFonts w:ascii="Times New Roman" w:hAnsi="Times New Roman" w:cs="Times New Roman"/>
        </w:rPr>
        <w:t>Somatic Anxiety</w:t>
      </w:r>
      <w:r w:rsidR="00E572F9">
        <w:rPr>
          <w:rFonts w:ascii="Times New Roman" w:hAnsi="Times New Roman" w:cs="Times New Roman"/>
        </w:rPr>
        <w:t xml:space="preserve"> </w:t>
      </w:r>
      <w:r w:rsidR="00E572F9" w:rsidRPr="00C55DFF">
        <w:rPr>
          <w:rFonts w:ascii="Times New Roman" w:hAnsi="Times New Roman" w:cs="Times New Roman"/>
          <w:i/>
          <w:iCs/>
        </w:rPr>
        <w:t>ρ</w:t>
      </w:r>
      <w:r w:rsidR="00E572F9">
        <w:rPr>
          <w:rFonts w:ascii="Times New Roman" w:hAnsi="Times New Roman" w:cs="Times New Roman"/>
          <w:i/>
          <w:iCs/>
        </w:rPr>
        <w:t xml:space="preserve"> = </w:t>
      </w:r>
      <w:r w:rsidR="00E572F9" w:rsidRPr="000B680D">
        <w:rPr>
          <w:rFonts w:ascii="Times New Roman" w:hAnsi="Times New Roman" w:cs="Times New Roman"/>
          <w:lang w:val="en-GB"/>
        </w:rPr>
        <w:t>-</w:t>
      </w:r>
      <w:r w:rsidR="00E572F9">
        <w:rPr>
          <w:rFonts w:ascii="Times New Roman" w:hAnsi="Times New Roman" w:cs="Times New Roman"/>
          <w:lang w:val="en-GB"/>
        </w:rPr>
        <w:t xml:space="preserve">0.093, </w:t>
      </w:r>
      <w:r w:rsidR="00E572F9" w:rsidRPr="00C55DFF">
        <w:rPr>
          <w:rFonts w:ascii="Times New Roman" w:hAnsi="Times New Roman" w:cs="Times New Roman"/>
          <w:i/>
        </w:rPr>
        <w:t>p</w:t>
      </w:r>
      <w:r w:rsidR="00E572F9">
        <w:rPr>
          <w:rFonts w:ascii="Times New Roman" w:hAnsi="Times New Roman" w:cs="Times New Roman"/>
          <w:i/>
        </w:rPr>
        <w:t xml:space="preserve"> = </w:t>
      </w:r>
      <w:r w:rsidR="00E572F9">
        <w:rPr>
          <w:rFonts w:ascii="Times New Roman" w:hAnsi="Times New Roman" w:cs="Times New Roman"/>
          <w:lang w:val="en-GB"/>
        </w:rPr>
        <w:t>0.799</w:t>
      </w:r>
      <w:r w:rsidR="00E572F9">
        <w:rPr>
          <w:rFonts w:ascii="Times New Roman" w:hAnsi="Times New Roman" w:cs="Times New Roman"/>
        </w:rPr>
        <w:t>;</w:t>
      </w:r>
      <w:r w:rsidR="00E572F9" w:rsidRPr="00E572F9">
        <w:rPr>
          <w:rFonts w:ascii="Times New Roman" w:hAnsi="Times New Roman" w:cs="Times New Roman"/>
        </w:rPr>
        <w:t xml:space="preserve"> </w:t>
      </w:r>
      <w:r w:rsidR="00E572F9">
        <w:rPr>
          <w:rFonts w:ascii="Times New Roman" w:hAnsi="Times New Roman" w:cs="Times New Roman"/>
        </w:rPr>
        <w:t>Δ</w:t>
      </w:r>
      <w:r w:rsidR="00E572F9" w:rsidRPr="000B680D" w:rsidDel="00802100">
        <w:rPr>
          <w:rFonts w:ascii="Times New Roman" w:hAnsi="Times New Roman" w:cs="Times New Roman"/>
        </w:rPr>
        <w:t xml:space="preserve"> </w:t>
      </w:r>
      <w:r w:rsidR="00E572F9" w:rsidRPr="000B680D">
        <w:rPr>
          <w:rFonts w:ascii="Times New Roman" w:hAnsi="Times New Roman" w:cs="Times New Roman"/>
        </w:rPr>
        <w:t>Confidence</w:t>
      </w:r>
      <w:r w:rsidR="00E572F9">
        <w:rPr>
          <w:rFonts w:ascii="Times New Roman" w:hAnsi="Times New Roman" w:cs="Times New Roman"/>
        </w:rPr>
        <w:t xml:space="preserve"> </w:t>
      </w:r>
      <w:r w:rsidR="00E572F9" w:rsidRPr="00C55DFF">
        <w:rPr>
          <w:rFonts w:ascii="Times New Roman" w:hAnsi="Times New Roman" w:cs="Times New Roman"/>
          <w:i/>
          <w:iCs/>
        </w:rPr>
        <w:t>ρ</w:t>
      </w:r>
      <w:r w:rsidR="00E572F9">
        <w:rPr>
          <w:rFonts w:ascii="Times New Roman" w:hAnsi="Times New Roman" w:cs="Times New Roman"/>
          <w:i/>
          <w:iCs/>
        </w:rPr>
        <w:t xml:space="preserve"> = </w:t>
      </w:r>
      <w:r w:rsidR="00E572F9" w:rsidRPr="000B680D">
        <w:rPr>
          <w:rFonts w:ascii="Times New Roman" w:hAnsi="Times New Roman" w:cs="Times New Roman"/>
          <w:lang w:val="en-GB"/>
        </w:rPr>
        <w:t>-</w:t>
      </w:r>
      <w:r w:rsidR="00E572F9">
        <w:rPr>
          <w:rFonts w:ascii="Times New Roman" w:hAnsi="Times New Roman" w:cs="Times New Roman"/>
          <w:lang w:val="en-GB"/>
        </w:rPr>
        <w:t xml:space="preserve">0.082, </w:t>
      </w:r>
      <w:r w:rsidR="00E572F9" w:rsidRPr="00C55DFF">
        <w:rPr>
          <w:rFonts w:ascii="Times New Roman" w:hAnsi="Times New Roman" w:cs="Times New Roman"/>
          <w:i/>
        </w:rPr>
        <w:t>p</w:t>
      </w:r>
      <w:r w:rsidR="00E572F9">
        <w:rPr>
          <w:rFonts w:ascii="Times New Roman" w:hAnsi="Times New Roman" w:cs="Times New Roman"/>
          <w:i/>
        </w:rPr>
        <w:t xml:space="preserve"> </w:t>
      </w:r>
      <w:r w:rsidR="00E572F9">
        <w:rPr>
          <w:rFonts w:ascii="Times New Roman" w:hAnsi="Times New Roman" w:cs="Times New Roman"/>
        </w:rPr>
        <w:t xml:space="preserve">= </w:t>
      </w:r>
      <w:r w:rsidR="00E572F9">
        <w:rPr>
          <w:rFonts w:ascii="Times New Roman" w:hAnsi="Times New Roman" w:cs="Times New Roman"/>
          <w:lang w:val="en-GB"/>
        </w:rPr>
        <w:t>0.823</w:t>
      </w:r>
      <w:r w:rsidR="00E572F9">
        <w:rPr>
          <w:rFonts w:ascii="Times New Roman" w:hAnsi="Times New Roman" w:cs="Times New Roman"/>
        </w:rPr>
        <w:t>; Δ</w:t>
      </w:r>
      <w:r w:rsidR="00E572F9" w:rsidRPr="000B680D" w:rsidDel="00802100">
        <w:rPr>
          <w:rFonts w:ascii="Times New Roman" w:hAnsi="Times New Roman" w:cs="Times New Roman"/>
        </w:rPr>
        <w:t xml:space="preserve"> </w:t>
      </w:r>
      <w:r w:rsidR="00E572F9" w:rsidRPr="000B680D">
        <w:rPr>
          <w:rFonts w:ascii="Times New Roman" w:hAnsi="Times New Roman" w:cs="Times New Roman"/>
        </w:rPr>
        <w:t>Mental Effort</w:t>
      </w:r>
      <w:r w:rsidR="00E572F9">
        <w:rPr>
          <w:rFonts w:ascii="Times New Roman" w:hAnsi="Times New Roman" w:cs="Times New Roman"/>
        </w:rPr>
        <w:t xml:space="preserve"> </w:t>
      </w:r>
      <w:r w:rsidR="00E572F9" w:rsidRPr="00C55DFF">
        <w:rPr>
          <w:rFonts w:ascii="Times New Roman" w:hAnsi="Times New Roman" w:cs="Times New Roman"/>
          <w:i/>
          <w:iCs/>
        </w:rPr>
        <w:t>ρ</w:t>
      </w:r>
      <w:r w:rsidR="00E572F9">
        <w:rPr>
          <w:rFonts w:ascii="Times New Roman" w:hAnsi="Times New Roman" w:cs="Times New Roman"/>
          <w:i/>
          <w:iCs/>
        </w:rPr>
        <w:t xml:space="preserve"> = </w:t>
      </w:r>
      <w:r w:rsidR="00E572F9" w:rsidRPr="000B680D">
        <w:rPr>
          <w:rFonts w:ascii="Times New Roman" w:hAnsi="Times New Roman" w:cs="Times New Roman"/>
          <w:lang w:val="en-GB"/>
        </w:rPr>
        <w:t>-</w:t>
      </w:r>
      <w:r w:rsidR="00E572F9">
        <w:rPr>
          <w:rFonts w:ascii="Times New Roman" w:hAnsi="Times New Roman" w:cs="Times New Roman"/>
          <w:lang w:val="en-GB"/>
        </w:rPr>
        <w:t xml:space="preserve">0.068, </w:t>
      </w:r>
      <w:r w:rsidR="00E572F9" w:rsidRPr="00C55DFF">
        <w:rPr>
          <w:rFonts w:ascii="Times New Roman" w:hAnsi="Times New Roman" w:cs="Times New Roman"/>
          <w:i/>
        </w:rPr>
        <w:t>p</w:t>
      </w:r>
      <w:r w:rsidR="00E572F9">
        <w:rPr>
          <w:rFonts w:ascii="Times New Roman" w:hAnsi="Times New Roman" w:cs="Times New Roman"/>
          <w:i/>
        </w:rPr>
        <w:t xml:space="preserve"> </w:t>
      </w:r>
      <w:r w:rsidR="00E572F9">
        <w:rPr>
          <w:rFonts w:ascii="Times New Roman" w:hAnsi="Times New Roman" w:cs="Times New Roman"/>
        </w:rPr>
        <w:t xml:space="preserve">= </w:t>
      </w:r>
      <w:r w:rsidR="00E572F9">
        <w:rPr>
          <w:rFonts w:ascii="Times New Roman" w:hAnsi="Times New Roman" w:cs="Times New Roman"/>
          <w:lang w:val="en-GB"/>
        </w:rPr>
        <w:t>0.853</w:t>
      </w:r>
      <w:r w:rsidR="00E572F9">
        <w:rPr>
          <w:rFonts w:ascii="Times New Roman" w:hAnsi="Times New Roman" w:cs="Times New Roman"/>
        </w:rPr>
        <w:t xml:space="preserve">) </w:t>
      </w:r>
      <w:r w:rsidR="00F5539A">
        <w:rPr>
          <w:rFonts w:ascii="Times New Roman" w:hAnsi="Times New Roman" w:cs="Times New Roman"/>
        </w:rPr>
        <w:t>turning trials</w:t>
      </w:r>
      <w:r w:rsidR="00E572F9">
        <w:rPr>
          <w:rFonts w:ascii="Times New Roman" w:hAnsi="Times New Roman" w:cs="Times New Roman"/>
        </w:rPr>
        <w:t>.</w:t>
      </w:r>
      <w:ins w:id="228" w:author="Tiphanie Raffegeau" w:date="2019-09-11T14:14:00Z">
        <w:r w:rsidR="00A12587">
          <w:rPr>
            <w:rFonts w:ascii="Times New Roman" w:hAnsi="Times New Roman" w:cs="Times New Roman"/>
          </w:rPr>
          <w:t xml:space="preserve"> However,</w:t>
        </w:r>
      </w:ins>
      <w:ins w:id="229" w:author="Tiphanie Raffegeau" w:date="2019-09-11T14:15:00Z">
        <w:r w:rsidR="00A12587">
          <w:rPr>
            <w:rFonts w:ascii="Times New Roman" w:hAnsi="Times New Roman" w:cs="Times New Roman"/>
          </w:rPr>
          <w:t xml:space="preserve"> </w:t>
        </w:r>
      </w:ins>
      <w:ins w:id="230" w:author="Tiphanie Raffegeau" w:date="2019-09-11T14:20:00Z">
        <w:r w:rsidR="00A12587">
          <w:rPr>
            <w:rFonts w:ascii="Times New Roman" w:hAnsi="Times New Roman" w:cs="Times New Roman"/>
          </w:rPr>
          <w:t xml:space="preserve">change in </w:t>
        </w:r>
      </w:ins>
      <w:ins w:id="231" w:author="Tiphanie Raffegeau" w:date="2019-09-11T14:15:00Z">
        <w:r w:rsidR="00A12587">
          <w:rPr>
            <w:rFonts w:ascii="Times New Roman" w:hAnsi="Times New Roman" w:cs="Times New Roman"/>
          </w:rPr>
          <w:t>RSME</w:t>
        </w:r>
      </w:ins>
      <w:ins w:id="232" w:author="Tiphanie Raffegeau" w:date="2019-09-11T14:14:00Z">
        <w:r w:rsidR="00A12587">
          <w:rPr>
            <w:rFonts w:ascii="Times New Roman" w:hAnsi="Times New Roman" w:cs="Times New Roman"/>
          </w:rPr>
          <w:t xml:space="preserve"> ratings of mental effort were </w:t>
        </w:r>
      </w:ins>
      <w:ins w:id="233" w:author="Tiphanie Raffegeau" w:date="2019-09-11T14:27:00Z">
        <w:r w:rsidR="00C96689">
          <w:rPr>
            <w:rFonts w:ascii="Times New Roman" w:hAnsi="Times New Roman" w:cs="Times New Roman"/>
          </w:rPr>
          <w:t xml:space="preserve">strongly and </w:t>
        </w:r>
      </w:ins>
      <w:ins w:id="234" w:author="Tiphanie Raffegeau" w:date="2019-09-11T14:19:00Z">
        <w:r w:rsidR="00A12587">
          <w:rPr>
            <w:rFonts w:ascii="Times New Roman" w:hAnsi="Times New Roman" w:cs="Times New Roman"/>
          </w:rPr>
          <w:t>positively</w:t>
        </w:r>
      </w:ins>
      <w:ins w:id="235" w:author="Tiphanie Raffegeau" w:date="2019-09-11T14:14:00Z">
        <w:r w:rsidR="00A12587">
          <w:rPr>
            <w:rFonts w:ascii="Times New Roman" w:hAnsi="Times New Roman" w:cs="Times New Roman"/>
          </w:rPr>
          <w:t xml:space="preserve"> related to</w:t>
        </w:r>
      </w:ins>
      <w:ins w:id="236" w:author="Tiphanie Raffegeau" w:date="2019-09-11T14:20:00Z">
        <w:r w:rsidR="00A12587">
          <w:rPr>
            <w:rFonts w:ascii="Times New Roman" w:hAnsi="Times New Roman" w:cs="Times New Roman"/>
          </w:rPr>
          <w:t xml:space="preserve"> change in</w:t>
        </w:r>
      </w:ins>
      <w:ins w:id="237" w:author="Tiphanie Raffegeau" w:date="2019-09-11T14:14:00Z">
        <w:r w:rsidR="00A12587">
          <w:rPr>
            <w:rFonts w:ascii="Times New Roman" w:hAnsi="Times New Roman" w:cs="Times New Roman"/>
          </w:rPr>
          <w:t xml:space="preserve"> ratings</w:t>
        </w:r>
      </w:ins>
      <w:ins w:id="238" w:author="Tiphanie Raffegeau" w:date="2019-09-11T14:15:00Z">
        <w:r w:rsidR="00A12587">
          <w:rPr>
            <w:rFonts w:ascii="Times New Roman" w:hAnsi="Times New Roman" w:cs="Times New Roman"/>
          </w:rPr>
          <w:t xml:space="preserve"> in the MRF-3</w:t>
        </w:r>
      </w:ins>
      <w:ins w:id="239" w:author="Tiphanie Raffegeau" w:date="2019-09-11T14:16:00Z">
        <w:r w:rsidR="00A12587">
          <w:rPr>
            <w:rFonts w:ascii="Times New Roman" w:hAnsi="Times New Roman" w:cs="Times New Roman"/>
          </w:rPr>
          <w:t xml:space="preserve"> at self-selected (</w:t>
        </w:r>
        <w:r w:rsidR="00A12587">
          <w:rPr>
            <w:rFonts w:ascii="Times New Roman" w:hAnsi="Times New Roman" w:cs="Times New Roman"/>
          </w:rPr>
          <w:t>Δ</w:t>
        </w:r>
        <w:r w:rsidR="00A12587" w:rsidRPr="000B680D" w:rsidDel="00802100">
          <w:rPr>
            <w:rFonts w:ascii="Times New Roman" w:hAnsi="Times New Roman" w:cs="Times New Roman"/>
          </w:rPr>
          <w:t xml:space="preserve"> </w:t>
        </w:r>
        <w:r w:rsidR="00A12587" w:rsidRPr="000B680D">
          <w:rPr>
            <w:rFonts w:ascii="Times New Roman" w:hAnsi="Times New Roman" w:cs="Times New Roman"/>
          </w:rPr>
          <w:t>Cognitive Anxiety</w:t>
        </w:r>
        <w:r w:rsidR="00A12587">
          <w:rPr>
            <w:rFonts w:ascii="Times New Roman" w:hAnsi="Times New Roman" w:cs="Times New Roman"/>
          </w:rPr>
          <w:t>:</w:t>
        </w:r>
        <w:r w:rsidR="00A12587" w:rsidRPr="00E572F9">
          <w:rPr>
            <w:rFonts w:ascii="Times New Roman" w:hAnsi="Times New Roman" w:cs="Times New Roman"/>
            <w:i/>
            <w:iCs/>
          </w:rPr>
          <w:t xml:space="preserve"> </w:t>
        </w:r>
        <w:r w:rsidR="00A12587" w:rsidRPr="00C55DFF">
          <w:rPr>
            <w:rFonts w:ascii="Times New Roman" w:hAnsi="Times New Roman" w:cs="Times New Roman"/>
            <w:i/>
            <w:iCs/>
          </w:rPr>
          <w:t>ρ</w:t>
        </w:r>
        <w:r w:rsidR="00A12587">
          <w:rPr>
            <w:rFonts w:ascii="Times New Roman" w:hAnsi="Times New Roman" w:cs="Times New Roman"/>
            <w:i/>
            <w:iCs/>
          </w:rPr>
          <w:t xml:space="preserve"> = </w:t>
        </w:r>
        <w:r w:rsidR="00A12587">
          <w:rPr>
            <w:rFonts w:ascii="Times New Roman" w:hAnsi="Times New Roman" w:cs="Times New Roman"/>
            <w:lang w:val="en-GB"/>
          </w:rPr>
          <w:t>0</w:t>
        </w:r>
        <w:r w:rsidR="00A12587" w:rsidRPr="000B680D">
          <w:rPr>
            <w:rFonts w:ascii="Times New Roman" w:hAnsi="Times New Roman" w:cs="Times New Roman"/>
            <w:lang w:val="en-GB"/>
          </w:rPr>
          <w:t>.</w:t>
        </w:r>
        <w:r w:rsidR="00A12587">
          <w:rPr>
            <w:rFonts w:ascii="Times New Roman" w:hAnsi="Times New Roman" w:cs="Times New Roman"/>
            <w:lang w:val="en-GB"/>
          </w:rPr>
          <w:t>905</w:t>
        </w:r>
        <w:r w:rsidR="00A12587">
          <w:rPr>
            <w:rFonts w:ascii="Times New Roman" w:hAnsi="Times New Roman" w:cs="Times New Roman"/>
            <w:lang w:val="en-GB"/>
          </w:rPr>
          <w:t xml:space="preserve">, </w:t>
        </w:r>
        <w:r w:rsidR="00A12587" w:rsidRPr="00C55DFF">
          <w:rPr>
            <w:rFonts w:ascii="Times New Roman" w:hAnsi="Times New Roman" w:cs="Times New Roman"/>
            <w:i/>
          </w:rPr>
          <w:t>p</w:t>
        </w:r>
        <w:r w:rsidR="00A12587">
          <w:rPr>
            <w:rFonts w:ascii="Times New Roman" w:hAnsi="Times New Roman" w:cs="Times New Roman"/>
            <w:i/>
          </w:rPr>
          <w:t xml:space="preserve"> </w:t>
        </w:r>
        <w:r w:rsidR="00A12587">
          <w:rPr>
            <w:rFonts w:ascii="Times New Roman" w:hAnsi="Times New Roman" w:cs="Times New Roman"/>
          </w:rPr>
          <w:t>&lt;</w:t>
        </w:r>
        <w:r w:rsidR="00A12587">
          <w:rPr>
            <w:rFonts w:ascii="Times New Roman" w:hAnsi="Times New Roman" w:cs="Times New Roman"/>
          </w:rPr>
          <w:t xml:space="preserve"> 0.</w:t>
        </w:r>
      </w:ins>
      <w:ins w:id="240" w:author="Tiphanie Raffegeau" w:date="2019-09-11T14:18:00Z">
        <w:r w:rsidR="00A12587">
          <w:rPr>
            <w:rFonts w:ascii="Times New Roman" w:hAnsi="Times New Roman" w:cs="Times New Roman"/>
          </w:rPr>
          <w:t>001</w:t>
        </w:r>
      </w:ins>
      <w:ins w:id="241" w:author="Tiphanie Raffegeau" w:date="2019-09-11T14:16:00Z">
        <w:r w:rsidR="00A12587">
          <w:rPr>
            <w:rFonts w:ascii="Times New Roman" w:hAnsi="Times New Roman" w:cs="Times New Roman"/>
          </w:rPr>
          <w:t>; Δ</w:t>
        </w:r>
        <w:r w:rsidR="00A12587" w:rsidRPr="000B680D" w:rsidDel="00802100">
          <w:rPr>
            <w:rFonts w:ascii="Times New Roman" w:hAnsi="Times New Roman" w:cs="Times New Roman"/>
          </w:rPr>
          <w:t xml:space="preserve"> </w:t>
        </w:r>
        <w:r w:rsidR="00A12587" w:rsidRPr="000B680D">
          <w:rPr>
            <w:rFonts w:ascii="Times New Roman" w:hAnsi="Times New Roman" w:cs="Times New Roman"/>
          </w:rPr>
          <w:t>Somatic Anxiety</w:t>
        </w:r>
        <w:r w:rsidR="00A12587">
          <w:rPr>
            <w:rFonts w:ascii="Times New Roman" w:hAnsi="Times New Roman" w:cs="Times New Roman"/>
          </w:rPr>
          <w:t xml:space="preserve"> </w:t>
        </w:r>
        <w:r w:rsidR="00A12587" w:rsidRPr="00C55DFF">
          <w:rPr>
            <w:rFonts w:ascii="Times New Roman" w:hAnsi="Times New Roman" w:cs="Times New Roman"/>
            <w:i/>
            <w:iCs/>
          </w:rPr>
          <w:t>ρ</w:t>
        </w:r>
        <w:r w:rsidR="00A12587">
          <w:rPr>
            <w:rFonts w:ascii="Times New Roman" w:hAnsi="Times New Roman" w:cs="Times New Roman"/>
            <w:i/>
            <w:iCs/>
          </w:rPr>
          <w:t xml:space="preserve"> = </w:t>
        </w:r>
        <w:r w:rsidR="00A12587">
          <w:rPr>
            <w:rFonts w:ascii="Times New Roman" w:hAnsi="Times New Roman" w:cs="Times New Roman"/>
            <w:lang w:val="en-GB"/>
          </w:rPr>
          <w:t>0.960</w:t>
        </w:r>
        <w:r w:rsidR="00A12587">
          <w:rPr>
            <w:rFonts w:ascii="Times New Roman" w:hAnsi="Times New Roman" w:cs="Times New Roman"/>
            <w:lang w:val="en-GB"/>
          </w:rPr>
          <w:t xml:space="preserve">, </w:t>
        </w:r>
        <w:r w:rsidR="00A12587" w:rsidRPr="00C55DFF">
          <w:rPr>
            <w:rFonts w:ascii="Times New Roman" w:hAnsi="Times New Roman" w:cs="Times New Roman"/>
            <w:i/>
          </w:rPr>
          <w:t>p</w:t>
        </w:r>
        <w:r w:rsidR="00A12587">
          <w:rPr>
            <w:rFonts w:ascii="Times New Roman" w:hAnsi="Times New Roman" w:cs="Times New Roman"/>
            <w:i/>
          </w:rPr>
          <w:t xml:space="preserve"> </w:t>
        </w:r>
      </w:ins>
      <w:ins w:id="242" w:author="Tiphanie Raffegeau" w:date="2019-09-11T14:19:00Z">
        <w:r w:rsidR="00A12587" w:rsidRPr="00A12587">
          <w:rPr>
            <w:rFonts w:ascii="Times New Roman" w:hAnsi="Times New Roman" w:cs="Times New Roman"/>
            <w:rPrChange w:id="243" w:author="Tiphanie Raffegeau" w:date="2019-09-11T14:19:00Z">
              <w:rPr>
                <w:rFonts w:ascii="Times New Roman" w:hAnsi="Times New Roman" w:cs="Times New Roman"/>
                <w:i/>
              </w:rPr>
            </w:rPrChange>
          </w:rPr>
          <w:t>&lt; 0.001</w:t>
        </w:r>
      </w:ins>
      <w:ins w:id="244" w:author="Tiphanie Raffegeau" w:date="2019-09-11T14:16:00Z">
        <w:r w:rsidR="00A12587">
          <w:rPr>
            <w:rFonts w:ascii="Times New Roman" w:hAnsi="Times New Roman" w:cs="Times New Roman"/>
          </w:rPr>
          <w:t>;</w:t>
        </w:r>
        <w:r w:rsidR="00A12587" w:rsidRPr="00E572F9">
          <w:rPr>
            <w:rFonts w:ascii="Times New Roman" w:hAnsi="Times New Roman" w:cs="Times New Roman"/>
          </w:rPr>
          <w:t xml:space="preserve"> </w:t>
        </w:r>
        <w:r w:rsidR="00A12587">
          <w:rPr>
            <w:rFonts w:ascii="Times New Roman" w:hAnsi="Times New Roman" w:cs="Times New Roman"/>
          </w:rPr>
          <w:t>Δ</w:t>
        </w:r>
        <w:r w:rsidR="00A12587" w:rsidRPr="000B680D" w:rsidDel="00802100">
          <w:rPr>
            <w:rFonts w:ascii="Times New Roman" w:hAnsi="Times New Roman" w:cs="Times New Roman"/>
          </w:rPr>
          <w:t xml:space="preserve"> </w:t>
        </w:r>
        <w:r w:rsidR="00A12587" w:rsidRPr="000B680D">
          <w:rPr>
            <w:rFonts w:ascii="Times New Roman" w:hAnsi="Times New Roman" w:cs="Times New Roman"/>
          </w:rPr>
          <w:t>Confidence</w:t>
        </w:r>
      </w:ins>
      <w:ins w:id="245" w:author="Tiphanie Raffegeau" w:date="2019-09-11T14:17:00Z">
        <w:r w:rsidR="00A12587">
          <w:rPr>
            <w:rFonts w:ascii="Times New Roman" w:hAnsi="Times New Roman" w:cs="Times New Roman"/>
          </w:rPr>
          <w:t xml:space="preserve"> </w:t>
        </w:r>
        <w:r w:rsidR="00A12587">
          <w:rPr>
            <w:rFonts w:ascii="Times New Roman" w:hAnsi="Times New Roman" w:cs="Times New Roman"/>
          </w:rPr>
          <w:t>:</w:t>
        </w:r>
        <w:r w:rsidR="00A12587" w:rsidRPr="00E572F9">
          <w:rPr>
            <w:rFonts w:ascii="Times New Roman" w:hAnsi="Times New Roman" w:cs="Times New Roman"/>
            <w:i/>
            <w:iCs/>
          </w:rPr>
          <w:t xml:space="preserve"> </w:t>
        </w:r>
        <w:r w:rsidR="00A12587" w:rsidRPr="00C55DFF">
          <w:rPr>
            <w:rFonts w:ascii="Times New Roman" w:hAnsi="Times New Roman" w:cs="Times New Roman"/>
            <w:i/>
            <w:iCs/>
          </w:rPr>
          <w:t>ρ</w:t>
        </w:r>
        <w:r w:rsidR="00A12587">
          <w:rPr>
            <w:rFonts w:ascii="Times New Roman" w:hAnsi="Times New Roman" w:cs="Times New Roman"/>
            <w:i/>
            <w:iCs/>
          </w:rPr>
          <w:t xml:space="preserve"> = </w:t>
        </w:r>
      </w:ins>
      <w:ins w:id="246" w:author="Tiphanie Raffegeau" w:date="2019-09-11T14:19:00Z">
        <w:r w:rsidR="00A12587">
          <w:rPr>
            <w:rFonts w:ascii="Times New Roman" w:hAnsi="Times New Roman" w:cs="Times New Roman"/>
            <w:lang w:val="en-GB"/>
          </w:rPr>
          <w:t>0.858</w:t>
        </w:r>
      </w:ins>
      <w:ins w:id="247" w:author="Tiphanie Raffegeau" w:date="2019-09-11T14:17:00Z">
        <w:r w:rsidR="00A12587">
          <w:rPr>
            <w:rFonts w:ascii="Times New Roman" w:hAnsi="Times New Roman" w:cs="Times New Roman"/>
            <w:lang w:val="en-GB"/>
          </w:rPr>
          <w:t xml:space="preserve">, </w:t>
        </w:r>
        <w:r w:rsidR="00A12587" w:rsidRPr="00C55DFF">
          <w:rPr>
            <w:rFonts w:ascii="Times New Roman" w:hAnsi="Times New Roman" w:cs="Times New Roman"/>
            <w:i/>
          </w:rPr>
          <w:t>p</w:t>
        </w:r>
        <w:r w:rsidR="00A12587">
          <w:rPr>
            <w:rFonts w:ascii="Times New Roman" w:hAnsi="Times New Roman" w:cs="Times New Roman"/>
            <w:i/>
          </w:rPr>
          <w:t xml:space="preserve"> </w:t>
        </w:r>
        <w:r w:rsidR="00A12587">
          <w:rPr>
            <w:rFonts w:ascii="Times New Roman" w:hAnsi="Times New Roman" w:cs="Times New Roman"/>
          </w:rPr>
          <w:t xml:space="preserve">= </w:t>
        </w:r>
      </w:ins>
      <w:ins w:id="248" w:author="Tiphanie Raffegeau" w:date="2019-09-11T14:20:00Z">
        <w:r w:rsidR="00A12587">
          <w:rPr>
            <w:rFonts w:ascii="Times New Roman" w:hAnsi="Times New Roman" w:cs="Times New Roman"/>
          </w:rPr>
          <w:t>0.001</w:t>
        </w:r>
      </w:ins>
      <w:ins w:id="249" w:author="Tiphanie Raffegeau" w:date="2019-09-11T14:17:00Z">
        <w:r w:rsidR="00A12587">
          <w:rPr>
            <w:rFonts w:ascii="Times New Roman" w:hAnsi="Times New Roman" w:cs="Times New Roman"/>
          </w:rPr>
          <w:t>)</w:t>
        </w:r>
      </w:ins>
      <w:ins w:id="250" w:author="Tiphanie Raffegeau" w:date="2019-09-11T14:15:00Z">
        <w:r w:rsidR="00A12587">
          <w:rPr>
            <w:rFonts w:ascii="Times New Roman" w:hAnsi="Times New Roman" w:cs="Times New Roman"/>
          </w:rPr>
          <w:t>,</w:t>
        </w:r>
      </w:ins>
      <w:ins w:id="251" w:author="Tiphanie Raffegeau" w:date="2019-09-11T14:16:00Z">
        <w:r w:rsidR="00A12587">
          <w:rPr>
            <w:rFonts w:ascii="Times New Roman" w:hAnsi="Times New Roman" w:cs="Times New Roman"/>
          </w:rPr>
          <w:t xml:space="preserve"> and fast speeds (</w:t>
        </w:r>
        <w:r w:rsidR="00A12587">
          <w:rPr>
            <w:rFonts w:ascii="Times New Roman" w:hAnsi="Times New Roman" w:cs="Times New Roman"/>
          </w:rPr>
          <w:t>Δ</w:t>
        </w:r>
        <w:r w:rsidR="00A12587" w:rsidRPr="000B680D" w:rsidDel="00802100">
          <w:rPr>
            <w:rFonts w:ascii="Times New Roman" w:hAnsi="Times New Roman" w:cs="Times New Roman"/>
          </w:rPr>
          <w:t xml:space="preserve"> </w:t>
        </w:r>
        <w:r w:rsidR="00A12587" w:rsidRPr="000B680D">
          <w:rPr>
            <w:rFonts w:ascii="Times New Roman" w:hAnsi="Times New Roman" w:cs="Times New Roman"/>
          </w:rPr>
          <w:t>Cognitive Anxiety</w:t>
        </w:r>
        <w:r w:rsidR="00A12587">
          <w:rPr>
            <w:rFonts w:ascii="Times New Roman" w:hAnsi="Times New Roman" w:cs="Times New Roman"/>
          </w:rPr>
          <w:t>:</w:t>
        </w:r>
        <w:r w:rsidR="00A12587" w:rsidRPr="00E572F9">
          <w:rPr>
            <w:rFonts w:ascii="Times New Roman" w:hAnsi="Times New Roman" w:cs="Times New Roman"/>
            <w:i/>
            <w:iCs/>
          </w:rPr>
          <w:t xml:space="preserve"> </w:t>
        </w:r>
        <w:r w:rsidR="00A12587" w:rsidRPr="00C55DFF">
          <w:rPr>
            <w:rFonts w:ascii="Times New Roman" w:hAnsi="Times New Roman" w:cs="Times New Roman"/>
            <w:i/>
            <w:iCs/>
          </w:rPr>
          <w:t>ρ</w:t>
        </w:r>
        <w:r w:rsidR="00A12587">
          <w:rPr>
            <w:rFonts w:ascii="Times New Roman" w:hAnsi="Times New Roman" w:cs="Times New Roman"/>
            <w:i/>
            <w:iCs/>
          </w:rPr>
          <w:t xml:space="preserve"> = </w:t>
        </w:r>
        <w:r w:rsidR="00A12587">
          <w:rPr>
            <w:rFonts w:ascii="Times New Roman" w:hAnsi="Times New Roman" w:cs="Times New Roman"/>
            <w:lang w:val="en-GB"/>
          </w:rPr>
          <w:t>0.876</w:t>
        </w:r>
        <w:r w:rsidR="00A12587">
          <w:rPr>
            <w:rFonts w:ascii="Times New Roman" w:hAnsi="Times New Roman" w:cs="Times New Roman"/>
            <w:lang w:val="en-GB"/>
          </w:rPr>
          <w:t xml:space="preserve">, </w:t>
        </w:r>
        <w:r w:rsidR="00A12587" w:rsidRPr="00C55DFF">
          <w:rPr>
            <w:rFonts w:ascii="Times New Roman" w:hAnsi="Times New Roman" w:cs="Times New Roman"/>
            <w:i/>
          </w:rPr>
          <w:t>p</w:t>
        </w:r>
        <w:r w:rsidR="00A12587">
          <w:rPr>
            <w:rFonts w:ascii="Times New Roman" w:hAnsi="Times New Roman" w:cs="Times New Roman"/>
            <w:i/>
          </w:rPr>
          <w:t xml:space="preserve"> </w:t>
        </w:r>
      </w:ins>
      <w:ins w:id="252" w:author="Tiphanie Raffegeau" w:date="2019-09-11T14:20:00Z">
        <w:r w:rsidR="00A12587">
          <w:rPr>
            <w:rFonts w:ascii="Times New Roman" w:hAnsi="Times New Roman" w:cs="Times New Roman"/>
          </w:rPr>
          <w:t>&lt;</w:t>
        </w:r>
      </w:ins>
      <w:ins w:id="253" w:author="Tiphanie Raffegeau" w:date="2019-09-11T14:21:00Z">
        <w:r w:rsidR="00A12587">
          <w:rPr>
            <w:rFonts w:ascii="Times New Roman" w:hAnsi="Times New Roman" w:cs="Times New Roman"/>
          </w:rPr>
          <w:t xml:space="preserve"> 0.001</w:t>
        </w:r>
      </w:ins>
      <w:ins w:id="254" w:author="Tiphanie Raffegeau" w:date="2019-09-11T14:16:00Z">
        <w:r w:rsidR="00A12587">
          <w:rPr>
            <w:rFonts w:ascii="Times New Roman" w:hAnsi="Times New Roman" w:cs="Times New Roman"/>
          </w:rPr>
          <w:t>; Δ</w:t>
        </w:r>
        <w:r w:rsidR="00A12587" w:rsidRPr="000B680D" w:rsidDel="00802100">
          <w:rPr>
            <w:rFonts w:ascii="Times New Roman" w:hAnsi="Times New Roman" w:cs="Times New Roman"/>
          </w:rPr>
          <w:t xml:space="preserve"> </w:t>
        </w:r>
        <w:r w:rsidR="00A12587" w:rsidRPr="000B680D">
          <w:rPr>
            <w:rFonts w:ascii="Times New Roman" w:hAnsi="Times New Roman" w:cs="Times New Roman"/>
          </w:rPr>
          <w:t xml:space="preserve">Somatic </w:t>
        </w:r>
        <w:r w:rsidR="00A12587" w:rsidRPr="000B680D">
          <w:rPr>
            <w:rFonts w:ascii="Times New Roman" w:hAnsi="Times New Roman" w:cs="Times New Roman"/>
          </w:rPr>
          <w:lastRenderedPageBreak/>
          <w:t>Anxiety</w:t>
        </w:r>
        <w:r w:rsidR="00A12587">
          <w:rPr>
            <w:rFonts w:ascii="Times New Roman" w:hAnsi="Times New Roman" w:cs="Times New Roman"/>
          </w:rPr>
          <w:t xml:space="preserve"> </w:t>
        </w:r>
        <w:r w:rsidR="00A12587" w:rsidRPr="00C55DFF">
          <w:rPr>
            <w:rFonts w:ascii="Times New Roman" w:hAnsi="Times New Roman" w:cs="Times New Roman"/>
            <w:i/>
            <w:iCs/>
          </w:rPr>
          <w:t>ρ</w:t>
        </w:r>
        <w:r w:rsidR="00A12587">
          <w:rPr>
            <w:rFonts w:ascii="Times New Roman" w:hAnsi="Times New Roman" w:cs="Times New Roman"/>
            <w:i/>
            <w:iCs/>
          </w:rPr>
          <w:t xml:space="preserve"> = </w:t>
        </w:r>
      </w:ins>
      <w:ins w:id="255" w:author="Tiphanie Raffegeau" w:date="2019-09-11T14:21:00Z">
        <w:r w:rsidR="00A12587">
          <w:rPr>
            <w:rFonts w:ascii="Times New Roman" w:hAnsi="Times New Roman" w:cs="Times New Roman"/>
            <w:lang w:val="en-GB"/>
          </w:rPr>
          <w:t>0.862</w:t>
        </w:r>
      </w:ins>
      <w:ins w:id="256" w:author="Tiphanie Raffegeau" w:date="2019-09-11T14:16:00Z">
        <w:r w:rsidR="00A12587">
          <w:rPr>
            <w:rFonts w:ascii="Times New Roman" w:hAnsi="Times New Roman" w:cs="Times New Roman"/>
            <w:lang w:val="en-GB"/>
          </w:rPr>
          <w:t xml:space="preserve">, </w:t>
        </w:r>
        <w:r w:rsidR="00A12587" w:rsidRPr="00C55DFF">
          <w:rPr>
            <w:rFonts w:ascii="Times New Roman" w:hAnsi="Times New Roman" w:cs="Times New Roman"/>
            <w:i/>
          </w:rPr>
          <w:t>p</w:t>
        </w:r>
        <w:r w:rsidR="00A12587">
          <w:rPr>
            <w:rFonts w:ascii="Times New Roman" w:hAnsi="Times New Roman" w:cs="Times New Roman"/>
            <w:i/>
          </w:rPr>
          <w:t xml:space="preserve"> </w:t>
        </w:r>
        <w:r w:rsidR="00A12587">
          <w:rPr>
            <w:rFonts w:ascii="Times New Roman" w:hAnsi="Times New Roman" w:cs="Times New Roman"/>
          </w:rPr>
          <w:t xml:space="preserve">= </w:t>
        </w:r>
        <w:r w:rsidR="00A12587">
          <w:rPr>
            <w:rFonts w:ascii="Times New Roman" w:hAnsi="Times New Roman" w:cs="Times New Roman"/>
            <w:lang w:val="en-GB"/>
          </w:rPr>
          <w:t>0.001</w:t>
        </w:r>
        <w:r w:rsidR="00A12587">
          <w:rPr>
            <w:rFonts w:ascii="Times New Roman" w:hAnsi="Times New Roman" w:cs="Times New Roman"/>
          </w:rPr>
          <w:t>;</w:t>
        </w:r>
        <w:r w:rsidR="00A12587" w:rsidRPr="00E572F9">
          <w:rPr>
            <w:rFonts w:ascii="Times New Roman" w:hAnsi="Times New Roman" w:cs="Times New Roman"/>
          </w:rPr>
          <w:t xml:space="preserve"> </w:t>
        </w:r>
        <w:r w:rsidR="00A12587">
          <w:rPr>
            <w:rFonts w:ascii="Times New Roman" w:hAnsi="Times New Roman" w:cs="Times New Roman"/>
          </w:rPr>
          <w:t>Δ</w:t>
        </w:r>
        <w:r w:rsidR="00A12587" w:rsidRPr="000B680D" w:rsidDel="00802100">
          <w:rPr>
            <w:rFonts w:ascii="Times New Roman" w:hAnsi="Times New Roman" w:cs="Times New Roman"/>
          </w:rPr>
          <w:t xml:space="preserve"> </w:t>
        </w:r>
        <w:r w:rsidR="00A12587" w:rsidRPr="000B680D">
          <w:rPr>
            <w:rFonts w:ascii="Times New Roman" w:hAnsi="Times New Roman" w:cs="Times New Roman"/>
          </w:rPr>
          <w:t>Confidence</w:t>
        </w:r>
      </w:ins>
      <w:ins w:id="257" w:author="Tiphanie Raffegeau" w:date="2019-09-11T14:17:00Z">
        <w:r w:rsidR="00A12587">
          <w:rPr>
            <w:rFonts w:ascii="Times New Roman" w:hAnsi="Times New Roman" w:cs="Times New Roman"/>
          </w:rPr>
          <w:t xml:space="preserve"> </w:t>
        </w:r>
        <w:r w:rsidR="00A12587">
          <w:rPr>
            <w:rFonts w:ascii="Times New Roman" w:hAnsi="Times New Roman" w:cs="Times New Roman"/>
          </w:rPr>
          <w:t>:</w:t>
        </w:r>
        <w:r w:rsidR="00A12587" w:rsidRPr="00E572F9">
          <w:rPr>
            <w:rFonts w:ascii="Times New Roman" w:hAnsi="Times New Roman" w:cs="Times New Roman"/>
            <w:i/>
            <w:iCs/>
          </w:rPr>
          <w:t xml:space="preserve"> </w:t>
        </w:r>
        <w:r w:rsidR="00A12587" w:rsidRPr="00C55DFF">
          <w:rPr>
            <w:rFonts w:ascii="Times New Roman" w:hAnsi="Times New Roman" w:cs="Times New Roman"/>
            <w:i/>
            <w:iCs/>
          </w:rPr>
          <w:t>ρ</w:t>
        </w:r>
        <w:r w:rsidR="00A12587">
          <w:rPr>
            <w:rFonts w:ascii="Times New Roman" w:hAnsi="Times New Roman" w:cs="Times New Roman"/>
            <w:i/>
            <w:iCs/>
          </w:rPr>
          <w:t xml:space="preserve"> = </w:t>
        </w:r>
      </w:ins>
      <w:ins w:id="258" w:author="Tiphanie Raffegeau" w:date="2019-09-11T14:21:00Z">
        <w:r w:rsidR="00A12587">
          <w:rPr>
            <w:rFonts w:ascii="Times New Roman" w:hAnsi="Times New Roman" w:cs="Times New Roman"/>
            <w:lang w:val="en-GB"/>
          </w:rPr>
          <w:t>0.975</w:t>
        </w:r>
      </w:ins>
      <w:ins w:id="259" w:author="Tiphanie Raffegeau" w:date="2019-09-11T14:17:00Z">
        <w:r w:rsidR="00A12587">
          <w:rPr>
            <w:rFonts w:ascii="Times New Roman" w:hAnsi="Times New Roman" w:cs="Times New Roman"/>
            <w:lang w:val="en-GB"/>
          </w:rPr>
          <w:t xml:space="preserve">, </w:t>
        </w:r>
        <w:r w:rsidR="00A12587" w:rsidRPr="00C55DFF">
          <w:rPr>
            <w:rFonts w:ascii="Times New Roman" w:hAnsi="Times New Roman" w:cs="Times New Roman"/>
            <w:i/>
          </w:rPr>
          <w:t>p</w:t>
        </w:r>
        <w:r w:rsidR="00A12587">
          <w:rPr>
            <w:rFonts w:ascii="Times New Roman" w:hAnsi="Times New Roman" w:cs="Times New Roman"/>
            <w:i/>
          </w:rPr>
          <w:t xml:space="preserve"> </w:t>
        </w:r>
      </w:ins>
      <w:ins w:id="260" w:author="Tiphanie Raffegeau" w:date="2019-09-11T14:21:00Z">
        <w:r w:rsidR="00A12587">
          <w:rPr>
            <w:rFonts w:ascii="Times New Roman" w:hAnsi="Times New Roman" w:cs="Times New Roman"/>
          </w:rPr>
          <w:t>&lt; 0.001</w:t>
        </w:r>
      </w:ins>
      <w:ins w:id="261" w:author="Tiphanie Raffegeau" w:date="2019-09-11T14:16:00Z">
        <w:r w:rsidR="00A12587">
          <w:rPr>
            <w:rFonts w:ascii="Times New Roman" w:hAnsi="Times New Roman" w:cs="Times New Roman"/>
          </w:rPr>
          <w:t>)</w:t>
        </w:r>
      </w:ins>
      <w:ins w:id="262" w:author="Tiphanie Raffegeau" w:date="2019-09-11T14:15:00Z">
        <w:r w:rsidR="00A12587">
          <w:rPr>
            <w:rFonts w:ascii="Times New Roman" w:hAnsi="Times New Roman" w:cs="Times New Roman"/>
          </w:rPr>
          <w:t xml:space="preserve"> </w:t>
        </w:r>
      </w:ins>
      <w:ins w:id="263" w:author="Tiphanie Raffegeau" w:date="2019-09-11T14:17:00Z">
        <w:r w:rsidR="00A12587">
          <w:rPr>
            <w:rFonts w:ascii="Times New Roman" w:hAnsi="Times New Roman" w:cs="Times New Roman"/>
          </w:rPr>
          <w:t>confirming</w:t>
        </w:r>
      </w:ins>
      <w:ins w:id="264" w:author="Tiphanie Raffegeau" w:date="2019-09-11T14:15:00Z">
        <w:r w:rsidR="00A12587">
          <w:rPr>
            <w:rFonts w:ascii="Times New Roman" w:hAnsi="Times New Roman" w:cs="Times New Roman"/>
          </w:rPr>
          <w:t xml:space="preserve"> that participants </w:t>
        </w:r>
      </w:ins>
      <w:ins w:id="265" w:author="Tiphanie Raffegeau" w:date="2019-09-11T14:27:00Z">
        <w:r w:rsidR="00C96689">
          <w:rPr>
            <w:rFonts w:ascii="Times New Roman" w:hAnsi="Times New Roman" w:cs="Times New Roman"/>
          </w:rPr>
          <w:t xml:space="preserve">increased mental effort and </w:t>
        </w:r>
      </w:ins>
      <w:ins w:id="266" w:author="Tiphanie Raffegeau" w:date="2019-09-11T14:28:00Z">
        <w:r w:rsidR="00C96689">
          <w:rPr>
            <w:rFonts w:ascii="Times New Roman" w:hAnsi="Times New Roman" w:cs="Times New Roman"/>
          </w:rPr>
          <w:t>successfully</w:t>
        </w:r>
      </w:ins>
      <w:ins w:id="267" w:author="Tiphanie Raffegeau" w:date="2019-09-11T14:16:00Z">
        <w:r w:rsidR="00A12587">
          <w:rPr>
            <w:rFonts w:ascii="Times New Roman" w:hAnsi="Times New Roman" w:cs="Times New Roman"/>
          </w:rPr>
          <w:t xml:space="preserve"> </w:t>
        </w:r>
      </w:ins>
      <w:ins w:id="268" w:author="Tiphanie Raffegeau" w:date="2019-09-11T14:15:00Z">
        <w:r w:rsidR="00A12587">
          <w:rPr>
            <w:rFonts w:ascii="Times New Roman" w:hAnsi="Times New Roman" w:cs="Times New Roman"/>
          </w:rPr>
          <w:t>perceived the height illusion</w:t>
        </w:r>
      </w:ins>
      <w:ins w:id="269" w:author="Tiphanie Raffegeau" w:date="2019-09-11T14:16:00Z">
        <w:r w:rsidR="00A12587">
          <w:rPr>
            <w:rFonts w:ascii="Times New Roman" w:hAnsi="Times New Roman" w:cs="Times New Roman"/>
          </w:rPr>
          <w:t xml:space="preserve">. </w:t>
        </w:r>
      </w:ins>
    </w:p>
    <w:p w14:paraId="40548CE2" w14:textId="77777777" w:rsidR="00A12587" w:rsidRDefault="00A12587" w:rsidP="00F5539A">
      <w:pPr>
        <w:spacing w:line="480" w:lineRule="auto"/>
        <w:rPr>
          <w:ins w:id="270" w:author="Tiphanie Raffegeau" w:date="2019-09-11T14:16:00Z"/>
          <w:rFonts w:ascii="Times New Roman" w:hAnsi="Times New Roman" w:cs="Times New Roman"/>
        </w:rPr>
      </w:pPr>
    </w:p>
    <w:p w14:paraId="6E94836A" w14:textId="4310B68E" w:rsidR="006B20C1" w:rsidRDefault="00F5539A" w:rsidP="00F5539A">
      <w:pPr>
        <w:spacing w:line="480" w:lineRule="auto"/>
        <w:rPr>
          <w:rFonts w:ascii="Times New Roman" w:hAnsi="Times New Roman" w:cs="Times New Roman"/>
        </w:rPr>
      </w:pPr>
      <w:del w:id="271" w:author="Tiphanie Raffegeau" w:date="2019-09-11T14:30:00Z">
        <w:r w:rsidDel="005D0753">
          <w:rPr>
            <w:rFonts w:ascii="Times New Roman" w:hAnsi="Times New Roman" w:cs="Times New Roman"/>
          </w:rPr>
          <w:delText>D</w:delText>
        </w:r>
        <w:r w:rsidR="00734532" w:rsidDel="005D0753">
          <w:rPr>
            <w:rFonts w:ascii="Times New Roman" w:hAnsi="Times New Roman" w:cs="Times New Roman"/>
          </w:rPr>
          <w:delText xml:space="preserve">ISCUSSION </w:delText>
        </w:r>
      </w:del>
      <w:ins w:id="272" w:author="Tiphanie Raffegeau" w:date="2019-09-11T14:30:00Z">
        <w:r w:rsidR="00884CD5">
          <w:rPr>
            <w:rFonts w:ascii="Times New Roman" w:hAnsi="Times New Roman" w:cs="Times New Roman"/>
          </w:rPr>
          <w:t>4.</w:t>
        </w:r>
        <w:r w:rsidR="005D0753">
          <w:rPr>
            <w:rFonts w:ascii="Times New Roman" w:hAnsi="Times New Roman" w:cs="Times New Roman"/>
          </w:rPr>
          <w:t xml:space="preserve"> Discussion</w:t>
        </w:r>
        <w:r w:rsidR="005D0753">
          <w:rPr>
            <w:rFonts w:ascii="Times New Roman" w:hAnsi="Times New Roman" w:cs="Times New Roman"/>
          </w:rPr>
          <w:t xml:space="preserve"> </w:t>
        </w:r>
      </w:ins>
    </w:p>
    <w:p w14:paraId="18B61382" w14:textId="386D3B95" w:rsidR="006B20C1" w:rsidRDefault="006B20C1" w:rsidP="00EB1DF3">
      <w:pPr>
        <w:spacing w:line="480" w:lineRule="auto"/>
        <w:ind w:firstLine="720"/>
        <w:rPr>
          <w:rFonts w:ascii="Times New Roman" w:hAnsi="Times New Roman" w:cs="Times New Roman"/>
        </w:rPr>
      </w:pPr>
      <w:del w:id="273" w:author="Tiphanie Raffegeau" w:date="2019-09-11T12:27:00Z">
        <w:r w:rsidDel="0096026A">
          <w:rPr>
            <w:rFonts w:ascii="Times New Roman" w:hAnsi="Times New Roman" w:cs="Times New Roman"/>
          </w:rPr>
          <w:delText>The purpose of this study was to determine</w:delText>
        </w:r>
      </w:del>
      <w:ins w:id="274" w:author="Tiphanie Raffegeau" w:date="2019-09-11T12:27:00Z">
        <w:r w:rsidR="0096026A">
          <w:rPr>
            <w:rFonts w:ascii="Times New Roman" w:hAnsi="Times New Roman" w:cs="Times New Roman"/>
          </w:rPr>
          <w:t>We examined</w:t>
        </w:r>
      </w:ins>
      <w:r>
        <w:rPr>
          <w:rFonts w:ascii="Times New Roman" w:hAnsi="Times New Roman" w:cs="Times New Roman"/>
        </w:rPr>
        <w:t xml:space="preserve"> the efficacy of a virtual height illusion for eliciting mobility-related anxiety </w:t>
      </w:r>
      <w:ins w:id="275" w:author="Tiphanie Raffegeau" w:date="2019-09-11T12:28:00Z">
        <w:r w:rsidR="0096026A">
          <w:rPr>
            <w:rFonts w:ascii="Times New Roman" w:hAnsi="Times New Roman" w:cs="Times New Roman"/>
          </w:rPr>
          <w:t xml:space="preserve">during a complex movement </w:t>
        </w:r>
      </w:ins>
      <w:r>
        <w:rPr>
          <w:rFonts w:ascii="Times New Roman" w:hAnsi="Times New Roman" w:cs="Times New Roman"/>
        </w:rPr>
        <w:t xml:space="preserve">in healthy adults. </w:t>
      </w:r>
      <w:r w:rsidR="00B555E0">
        <w:rPr>
          <w:rFonts w:ascii="Times New Roman" w:hAnsi="Times New Roman" w:cs="Times New Roman"/>
        </w:rPr>
        <w:t>Given that participants may become desensitized to virtual and/or height manipulations, a</w:t>
      </w:r>
      <w:r w:rsidR="002A0ABC">
        <w:rPr>
          <w:rFonts w:ascii="Times New Roman" w:hAnsi="Times New Roman" w:cs="Times New Roman"/>
        </w:rPr>
        <w:t xml:space="preserve"> secondary objective</w:t>
      </w:r>
      <w:r>
        <w:rPr>
          <w:rFonts w:ascii="Times New Roman" w:hAnsi="Times New Roman" w:cs="Times New Roman"/>
        </w:rPr>
        <w:t xml:space="preserve"> was to determine </w:t>
      </w:r>
      <w:r w:rsidR="002A0ABC">
        <w:rPr>
          <w:rFonts w:ascii="Times New Roman" w:hAnsi="Times New Roman" w:cs="Times New Roman"/>
        </w:rPr>
        <w:t xml:space="preserve">if </w:t>
      </w:r>
      <w:r>
        <w:rPr>
          <w:rFonts w:ascii="Times New Roman" w:hAnsi="Times New Roman" w:cs="Times New Roman"/>
        </w:rPr>
        <w:t xml:space="preserve">the effectiveness of the </w:t>
      </w:r>
      <w:r w:rsidR="00795E4D">
        <w:rPr>
          <w:rFonts w:ascii="Times New Roman" w:hAnsi="Times New Roman" w:cs="Times New Roman"/>
        </w:rPr>
        <w:t xml:space="preserve">VR </w:t>
      </w:r>
      <w:r>
        <w:rPr>
          <w:rFonts w:ascii="Times New Roman" w:hAnsi="Times New Roman" w:cs="Times New Roman"/>
        </w:rPr>
        <w:t>illusion</w:t>
      </w:r>
      <w:r w:rsidR="002A0ABC">
        <w:rPr>
          <w:rFonts w:ascii="Times New Roman" w:hAnsi="Times New Roman" w:cs="Times New Roman"/>
        </w:rPr>
        <w:t xml:space="preserve"> changed</w:t>
      </w:r>
      <w:r>
        <w:rPr>
          <w:rFonts w:ascii="Times New Roman" w:hAnsi="Times New Roman" w:cs="Times New Roman"/>
        </w:rPr>
        <w:t xml:space="preserve"> across multiple trials. </w:t>
      </w:r>
      <w:r w:rsidR="00B40252">
        <w:rPr>
          <w:rFonts w:ascii="Times New Roman" w:hAnsi="Times New Roman" w:cs="Times New Roman"/>
        </w:rPr>
        <w:t xml:space="preserve">The </w:t>
      </w:r>
      <w:r w:rsidR="004C7EC0">
        <w:rPr>
          <w:rFonts w:ascii="Times New Roman" w:hAnsi="Times New Roman" w:cs="Times New Roman"/>
        </w:rPr>
        <w:t xml:space="preserve">elevated </w:t>
      </w:r>
      <w:r w:rsidR="00795E4D">
        <w:rPr>
          <w:rFonts w:ascii="Times New Roman" w:hAnsi="Times New Roman" w:cs="Times New Roman"/>
        </w:rPr>
        <w:t xml:space="preserve">walkway height reduced </w:t>
      </w:r>
      <w:r>
        <w:rPr>
          <w:rFonts w:ascii="Times New Roman" w:hAnsi="Times New Roman" w:cs="Times New Roman"/>
        </w:rPr>
        <w:t>peak turning velocity</w:t>
      </w:r>
      <w:r w:rsidR="00B555E0" w:rsidRPr="00B555E0">
        <w:rPr>
          <w:rFonts w:ascii="Times New Roman" w:hAnsi="Times New Roman" w:cs="Times New Roman"/>
        </w:rPr>
        <w:t xml:space="preserve"> </w:t>
      </w:r>
      <w:r w:rsidR="00B555E0">
        <w:rPr>
          <w:rFonts w:ascii="Times New Roman" w:hAnsi="Times New Roman" w:cs="Times New Roman"/>
        </w:rPr>
        <w:t xml:space="preserve">and confidence </w:t>
      </w:r>
      <w:r w:rsidR="00CD77C5">
        <w:rPr>
          <w:rFonts w:ascii="Times New Roman" w:hAnsi="Times New Roman" w:cs="Times New Roman"/>
        </w:rPr>
        <w:t xml:space="preserve">while </w:t>
      </w:r>
      <w:r w:rsidR="00B555E0">
        <w:rPr>
          <w:rFonts w:ascii="Times New Roman" w:hAnsi="Times New Roman" w:cs="Times New Roman"/>
        </w:rPr>
        <w:t>increas</w:t>
      </w:r>
      <w:r w:rsidR="00CD77C5">
        <w:rPr>
          <w:rFonts w:ascii="Times New Roman" w:hAnsi="Times New Roman" w:cs="Times New Roman"/>
        </w:rPr>
        <w:t>ing</w:t>
      </w:r>
      <w:r w:rsidR="00B555E0">
        <w:rPr>
          <w:rFonts w:ascii="Times New Roman" w:hAnsi="Times New Roman" w:cs="Times New Roman"/>
        </w:rPr>
        <w:t xml:space="preserve"> worry, tension, and mental effort</w:t>
      </w:r>
      <w:r w:rsidR="00B40252">
        <w:rPr>
          <w:rFonts w:ascii="Times New Roman" w:hAnsi="Times New Roman" w:cs="Times New Roman"/>
        </w:rPr>
        <w:t>, suggesting the VR illusion is an effective manipulation inducing both</w:t>
      </w:r>
      <w:ins w:id="276" w:author="Tiphanie Raffegeau" w:date="2019-09-11T12:28:00Z">
        <w:r w:rsidR="0096026A">
          <w:rPr>
            <w:rFonts w:ascii="Times New Roman" w:hAnsi="Times New Roman" w:cs="Times New Roman"/>
          </w:rPr>
          <w:t xml:space="preserve"> subjective</w:t>
        </w:r>
      </w:ins>
      <w:r w:rsidR="00B40252">
        <w:rPr>
          <w:rFonts w:ascii="Times New Roman" w:hAnsi="Times New Roman" w:cs="Times New Roman"/>
        </w:rPr>
        <w:t xml:space="preserve"> self-reported changes and objective </w:t>
      </w:r>
      <w:del w:id="277" w:author="Tiphanie Raffegeau" w:date="2019-09-11T12:29:00Z">
        <w:r w:rsidR="00B40252" w:rsidDel="0096026A">
          <w:rPr>
            <w:rFonts w:ascii="Times New Roman" w:hAnsi="Times New Roman" w:cs="Times New Roman"/>
          </w:rPr>
          <w:delText>behavioral changes</w:delText>
        </w:r>
      </w:del>
      <w:ins w:id="278" w:author="Tiphanie Raffegeau" w:date="2019-09-11T12:29:00Z">
        <w:r w:rsidR="0096026A">
          <w:rPr>
            <w:rFonts w:ascii="Times New Roman" w:hAnsi="Times New Roman" w:cs="Times New Roman"/>
          </w:rPr>
          <w:t>indices of mobility-related anxiety</w:t>
        </w:r>
      </w:ins>
      <w:r w:rsidR="00B40252">
        <w:rPr>
          <w:rFonts w:ascii="Times New Roman" w:hAnsi="Times New Roman" w:cs="Times New Roman"/>
        </w:rPr>
        <w:t>.</w:t>
      </w:r>
      <w:r w:rsidR="00B555E0">
        <w:rPr>
          <w:rFonts w:ascii="Times New Roman" w:hAnsi="Times New Roman" w:cs="Times New Roman"/>
        </w:rPr>
        <w:t xml:space="preserve"> </w:t>
      </w:r>
      <w:r w:rsidRPr="004C7EC0">
        <w:rPr>
          <w:rFonts w:ascii="Times New Roman" w:hAnsi="Times New Roman" w:cs="Times New Roman"/>
        </w:rPr>
        <w:t xml:space="preserve">A three-way interaction between </w:t>
      </w:r>
      <w:r w:rsidR="00B555E0">
        <w:rPr>
          <w:rFonts w:ascii="Times New Roman" w:hAnsi="Times New Roman" w:cs="Times New Roman"/>
        </w:rPr>
        <w:t>turning</w:t>
      </w:r>
      <w:r w:rsidR="00B555E0" w:rsidRPr="004C7EC0">
        <w:rPr>
          <w:rFonts w:ascii="Times New Roman" w:hAnsi="Times New Roman" w:cs="Times New Roman"/>
        </w:rPr>
        <w:t xml:space="preserve"> </w:t>
      </w:r>
      <w:r w:rsidRPr="004C7EC0">
        <w:rPr>
          <w:rFonts w:ascii="Times New Roman" w:hAnsi="Times New Roman" w:cs="Times New Roman"/>
        </w:rPr>
        <w:t xml:space="preserve">speed, walkway height, and trial, suggested that the </w:t>
      </w:r>
      <w:r w:rsidR="00CD77C5">
        <w:rPr>
          <w:rFonts w:ascii="Times New Roman" w:hAnsi="Times New Roman" w:cs="Times New Roman"/>
        </w:rPr>
        <w:t>effect</w:t>
      </w:r>
      <w:r w:rsidR="00CD77C5" w:rsidRPr="004C7EC0">
        <w:rPr>
          <w:rFonts w:ascii="Times New Roman" w:hAnsi="Times New Roman" w:cs="Times New Roman"/>
        </w:rPr>
        <w:t xml:space="preserve"> </w:t>
      </w:r>
      <w:r w:rsidRPr="004C7EC0">
        <w:rPr>
          <w:rFonts w:ascii="Times New Roman" w:hAnsi="Times New Roman" w:cs="Times New Roman"/>
        </w:rPr>
        <w:t>of the VR illusion</w:t>
      </w:r>
      <w:r w:rsidR="00CD77C5">
        <w:rPr>
          <w:rFonts w:ascii="Times New Roman" w:hAnsi="Times New Roman" w:cs="Times New Roman"/>
        </w:rPr>
        <w:t xml:space="preserve"> on peak turning speed may change as a </w:t>
      </w:r>
      <w:r w:rsidR="00E72A26">
        <w:rPr>
          <w:rFonts w:ascii="Times New Roman" w:hAnsi="Times New Roman" w:cs="Times New Roman"/>
        </w:rPr>
        <w:t xml:space="preserve">result </w:t>
      </w:r>
      <w:r w:rsidR="00CD77C5">
        <w:rPr>
          <w:rFonts w:ascii="Times New Roman" w:hAnsi="Times New Roman" w:cs="Times New Roman"/>
        </w:rPr>
        <w:t xml:space="preserve">of the constraints of </w:t>
      </w:r>
      <w:r w:rsidRPr="004C7EC0">
        <w:rPr>
          <w:rFonts w:ascii="Times New Roman" w:hAnsi="Times New Roman" w:cs="Times New Roman"/>
        </w:rPr>
        <w:t xml:space="preserve">walking speed and </w:t>
      </w:r>
      <w:r w:rsidR="00CD77C5">
        <w:rPr>
          <w:rFonts w:ascii="Times New Roman" w:hAnsi="Times New Roman" w:cs="Times New Roman"/>
        </w:rPr>
        <w:t xml:space="preserve">the number of </w:t>
      </w:r>
      <w:r w:rsidRPr="004C7EC0">
        <w:rPr>
          <w:rFonts w:ascii="Times New Roman" w:hAnsi="Times New Roman" w:cs="Times New Roman"/>
        </w:rPr>
        <w:t>trial</w:t>
      </w:r>
      <w:r w:rsidR="00CD77C5">
        <w:rPr>
          <w:rFonts w:ascii="Times New Roman" w:hAnsi="Times New Roman" w:cs="Times New Roman"/>
        </w:rPr>
        <w:t>s.</w:t>
      </w:r>
    </w:p>
    <w:p w14:paraId="1C17157B" w14:textId="1F65BE2B" w:rsidR="006B20C1" w:rsidRDefault="006B20C1" w:rsidP="006B20C1">
      <w:pPr>
        <w:spacing w:line="480" w:lineRule="auto"/>
        <w:rPr>
          <w:rFonts w:ascii="Times New Roman" w:hAnsi="Times New Roman" w:cs="Times New Roman"/>
        </w:rPr>
      </w:pPr>
      <w:r>
        <w:rPr>
          <w:rFonts w:ascii="Times New Roman" w:hAnsi="Times New Roman" w:cs="Times New Roman"/>
        </w:rPr>
        <w:tab/>
        <w:t xml:space="preserve">When walking at high elevations, participants </w:t>
      </w:r>
      <w:r w:rsidR="00E72A26">
        <w:rPr>
          <w:rFonts w:ascii="Times New Roman" w:hAnsi="Times New Roman" w:cs="Times New Roman"/>
        </w:rPr>
        <w:t>consistently decreased</w:t>
      </w:r>
      <w:r>
        <w:rPr>
          <w:rFonts w:ascii="Times New Roman" w:hAnsi="Times New Roman" w:cs="Times New Roman"/>
        </w:rPr>
        <w:t xml:space="preserve"> their peak turning </w:t>
      </w:r>
      <w:r w:rsidR="00B555E0">
        <w:rPr>
          <w:rFonts w:ascii="Times New Roman" w:hAnsi="Times New Roman" w:cs="Times New Roman"/>
        </w:rPr>
        <w:t>velocity</w:t>
      </w:r>
      <w:r w:rsidR="00DE7C0A">
        <w:rPr>
          <w:rFonts w:ascii="Times New Roman" w:hAnsi="Times New Roman" w:cs="Times New Roman"/>
        </w:rPr>
        <w:t>, supporting the effectiveness of the VR illusion</w:t>
      </w:r>
      <w:r>
        <w:rPr>
          <w:rFonts w:ascii="Times New Roman" w:hAnsi="Times New Roman" w:cs="Times New Roman"/>
        </w:rPr>
        <w:t>. We are unaware of similar studies evaluating the effect of anxiety on</w:t>
      </w:r>
      <w:r w:rsidR="00B555E0">
        <w:rPr>
          <w:rFonts w:ascii="Times New Roman" w:hAnsi="Times New Roman" w:cs="Times New Roman"/>
        </w:rPr>
        <w:t xml:space="preserve"> complex behaviors such as </w:t>
      </w:r>
      <w:r>
        <w:rPr>
          <w:rFonts w:ascii="Times New Roman" w:hAnsi="Times New Roman" w:cs="Times New Roman"/>
        </w:rPr>
        <w:t>turning for direct comparison</w:t>
      </w:r>
      <w:r w:rsidR="00B555E0">
        <w:rPr>
          <w:rFonts w:ascii="Times New Roman" w:hAnsi="Times New Roman" w:cs="Times New Roman"/>
        </w:rPr>
        <w:t>; h</w:t>
      </w:r>
      <w:r>
        <w:rPr>
          <w:rFonts w:ascii="Times New Roman" w:hAnsi="Times New Roman" w:cs="Times New Roman"/>
        </w:rPr>
        <w:t xml:space="preserve">owever, this result is consistent with other </w:t>
      </w:r>
      <w:del w:id="279" w:author="Tiphanie Raffegeau" w:date="2019-09-11T12:30:00Z">
        <w:r w:rsidR="00B40252" w:rsidDel="0096026A">
          <w:rPr>
            <w:rFonts w:ascii="Times New Roman" w:hAnsi="Times New Roman" w:cs="Times New Roman"/>
          </w:rPr>
          <w:delText xml:space="preserve">findings </w:delText>
        </w:r>
        <w:r w:rsidDel="0096026A">
          <w:rPr>
            <w:rFonts w:ascii="Times New Roman" w:hAnsi="Times New Roman" w:cs="Times New Roman"/>
          </w:rPr>
          <w:delText xml:space="preserve">showing </w:delText>
        </w:r>
        <w:r w:rsidR="00B555E0" w:rsidDel="0096026A">
          <w:rPr>
            <w:rFonts w:ascii="Times New Roman" w:hAnsi="Times New Roman" w:cs="Times New Roman"/>
          </w:rPr>
          <w:delText>people</w:delText>
        </w:r>
      </w:del>
      <w:ins w:id="280" w:author="Tiphanie Raffegeau" w:date="2019-09-11T12:30:00Z">
        <w:r w:rsidR="0096026A">
          <w:rPr>
            <w:rFonts w:ascii="Times New Roman" w:hAnsi="Times New Roman" w:cs="Times New Roman"/>
          </w:rPr>
          <w:t>published reports indicating that individuals</w:t>
        </w:r>
      </w:ins>
      <w:r w:rsidR="00B555E0">
        <w:rPr>
          <w:rFonts w:ascii="Times New Roman" w:hAnsi="Times New Roman" w:cs="Times New Roman"/>
        </w:rPr>
        <w:t xml:space="preserve"> reduce their </w:t>
      </w:r>
      <w:r>
        <w:rPr>
          <w:rFonts w:ascii="Times New Roman" w:hAnsi="Times New Roman" w:cs="Times New Roman"/>
        </w:rPr>
        <w:t>gait velocity when on an elevated walkway</w:t>
      </w:r>
      <w:ins w:id="281" w:author="Tiphanie Raffegeau" w:date="2019-09-09T15:19:00Z">
        <w:r w:rsidR="00E810D4">
          <w:rPr>
            <w:rFonts w:ascii="Times New Roman" w:hAnsi="Times New Roman" w:cs="Times New Roman"/>
          </w:rPr>
          <w:t xml:space="preserve"> </w:t>
        </w:r>
      </w:ins>
      <w:del w:id="282" w:author="Tiphanie Raffegeau" w:date="2019-09-09T15:19:00Z">
        <w:r w:rsidDel="00E810D4">
          <w:rPr>
            <w:rFonts w:ascii="Times New Roman" w:hAnsi="Times New Roman" w:cs="Times New Roman"/>
          </w:rPr>
          <w:delText>.</w:delText>
        </w:r>
      </w:del>
      <w:r>
        <w:rPr>
          <w:rFonts w:ascii="Times New Roman" w:hAnsi="Times New Roman" w:cs="Times New Roman"/>
        </w:rPr>
        <w:fldChar w:fldCharType="begin" w:fldLock="1"/>
      </w:r>
      <w:r w:rsidR="00E810D4">
        <w:rPr>
          <w:rFonts w:ascii="Times New Roman" w:hAnsi="Times New Roman" w:cs="Times New Roman"/>
        </w:rPr>
        <w:instrText>ADDIN CSL_CITATION {"citationItems":[{"id":"ITEM-1","itemData":{"DOI":"10.1007/s00221-003-1468-7","ISSN":"0014-4819 (Print) 0014-4819 (Linking)","abstract":"We tested the hypotheses that: (1) anxiety regarding the possibility of falling alters the attentional demands of gait; and (2) this alteration in the attentional requirements of gait occurs independently of gait pattern accommodations. Sixteen younger and 15 older adults participated in this study. Subjects walked at a self-determined velocity along a 7.2-m walkway under four conditions of postural threat; the walking conditions varied depending on the width constraints of the walkway (60 cm vs 15 cm) and the height of the walking surface (0 cm vs 60 cm). Attentional demands of locomotion in each condition of testing were assessed using the dual-task methodology, in which participants verbally responded to an auditory cue as quickly as possible while continuing to walk. Our findings revealed that: (1) participants were successful in verbally responding to the auditory cue without modifying their gait pattern; (2) reaction times increased for all subjects when walking in the condition of greatest postural threat; (3) the attentional demands for locomotion varied with the phase of the gait cycle for younger adults but not for older adults; (4) the phase-dependent effect for younger adults disappeared in the condition of greatest postural threat, while reaction time scores for older adults systematically increased; and (5) increases in reaction time persisted despite significant changes in gait kinematics. Our findings confirm that anxiety increases the attentional demands for locomotion and provide further explanation for age-dependent increases in the attentional demands of gait. Furthermore, our findings confirm that fall-related anxiety predicates an increase in the allocation of attention to locomotor control that is independent of gait pattern adjustments.","author":[{"dropping-particle":"","family":"Gage","given":"William H.","non-dropping-particle":"","parse-names":false,"suffix":""},{"dropping-particle":"","family":"Sleik","given":"R. J.","non-dropping-particle":"","parse-names":false,"suffix":""},{"dropping-particle":"","family":"Polych","given":"M. A.","non-dropping-particle":"","parse-names":false,"suffix":""},{"dropping-particle":"","family":"McKenzie","given":"N. C.","non-dropping-particle":"","parse-names":false,"suffix":""},{"dropping-particle":"","family":"Brown","given":"L. A.","non-dropping-particle":"","parse-names":false,"suffix":""}],"container-title":"Exp Brain Res","id":"ITEM-1","issued":{"date-parts":[["2003","6"]]},"language":"eng","page":"385-94","title":"The allocation of attention during locomotion is altered by anxiety","type":"article-journal","volume":"150"},"uris":["http://www.mendeley.com/documents/?uuid=ac40930c-60b5-4229-b21c-7edbe95a1e84"]},{"id":"ITEM-2","itemData":{"DOI":"10.1007/s00221-002-1082-0","abstract":"We tested the hypothesis that anxiety regarding the potential consequences of a possible fall would alter gait patterns differently between younger and older adults. Sixteen younger and fifteen older adults participated in this study. Participants walked at a self-determined velocity along a 7.2-m walkway under 4 different conditions of postural threat; the walking conditions varied depending on the width constraints of the walkway (0.60 m vs 0.15 m) and the height of the walking surface (floor vs elevated: 0 m vs 0.60 m). Results indicated that although both younger and older adults altered their gait patterns under conditions of increased postural threat, the movement adaptations observed among older adults were substantially different to those adopted by younger adults. These age-dependent differences were strongly evidenced in the joint kinemat-ics and the variability of the gait pattern within each condition. Our findings also indicated that when postural threat increased, the level of muscle activation throughout the gait cycle was altered in the distal musculature (gastrocnemius m. and tibialis anterior m.) among older adults only. Based on the age-related differences observed , we believe that the gait pattern alterations observed among younger and older adults reflect central set modifications to postural control that are mediated by a heightened anxiety imposed by the constraints of the testing conditions. Based on the age-dependent differences in the observed gait pattern modifications, it appears that the effects of anxiety on the control of locomotion are more pervasive for older adults than for younger adults.","author":[{"dropping-particle":"","family":"Brown","given":"Lesley A","non-dropping-particle":"","parse-names":false,"suffix":""},{"dropping-particle":"","family":"Gage","given":"William H","non-dropping-particle":"","parse-names":false,"suffix":""},{"dropping-particle":"","family":"Polych","given":"Melody A","non-dropping-particle":"","parse-names":false,"suffix":""},{"dropping-particle":"","family":"Sleik","given":"Ryan J","non-dropping-particle":"","parse-names":false,"suffix":""},{"dropping-particle":"","family":"Winder","given":"Toni R","non-dropping-particle":"","parse-names":false,"suffix":""}],"container-title":"Exp Brain Res","id":"ITEM-2","issued":{"date-parts":[["2002"]]},"page":"286-296","title":"Central set influences on gait Age-dependent effects of postural threat","type":"article-journal","volume":"145"},"uris":["http://www.mendeley.com/documents/?uuid=1aeac6ea-e488-33db-95a1-f13544afcab7","http://www.mendeley.com/documents/?uuid=a6ff7c1b-60b3-4636-86a3-23b3b87f50bb"]}],"mendeley":{"formattedCitation":"[23,24]","plainTextFormattedCitation":"[23,24]","previouslyFormattedCitation":"&lt;sup&gt;23,24&lt;/sup&gt;"},"properties":{"noteIndex":0},"schema":"https://github.com/citation-style-language/schema/raw/master/csl-citation.json"}</w:instrText>
      </w:r>
      <w:r>
        <w:rPr>
          <w:rFonts w:ascii="Times New Roman" w:hAnsi="Times New Roman" w:cs="Times New Roman"/>
        </w:rPr>
        <w:fldChar w:fldCharType="separate"/>
      </w:r>
      <w:r w:rsidR="00E810D4" w:rsidRPr="00E810D4">
        <w:rPr>
          <w:rFonts w:ascii="Times New Roman" w:hAnsi="Times New Roman" w:cs="Times New Roman"/>
          <w:noProof/>
        </w:rPr>
        <w:t>[23,24]</w:t>
      </w:r>
      <w:r>
        <w:rPr>
          <w:rFonts w:ascii="Times New Roman" w:hAnsi="Times New Roman" w:cs="Times New Roman"/>
        </w:rPr>
        <w:fldChar w:fldCharType="end"/>
      </w:r>
      <w:ins w:id="283" w:author="Tiphanie Raffegeau" w:date="2019-09-09T15:19:00Z">
        <w:r w:rsidR="00E810D4">
          <w:rPr>
            <w:rFonts w:ascii="Times New Roman" w:hAnsi="Times New Roman" w:cs="Times New Roman"/>
          </w:rPr>
          <w:t>.</w:t>
        </w:r>
      </w:ins>
      <w:r>
        <w:rPr>
          <w:rFonts w:ascii="Times New Roman" w:hAnsi="Times New Roman" w:cs="Times New Roman"/>
        </w:rPr>
        <w:t xml:space="preserve"> </w:t>
      </w:r>
      <w:r w:rsidR="00E72A26">
        <w:rPr>
          <w:rFonts w:ascii="Times New Roman" w:hAnsi="Times New Roman" w:cs="Times New Roman"/>
        </w:rPr>
        <w:t xml:space="preserve">Manipulating </w:t>
      </w:r>
      <w:r w:rsidR="00C75EE6">
        <w:rPr>
          <w:rFonts w:ascii="Times New Roman" w:hAnsi="Times New Roman" w:cs="Times New Roman"/>
        </w:rPr>
        <w:t xml:space="preserve">the </w:t>
      </w:r>
      <w:r w:rsidR="00E72A26">
        <w:rPr>
          <w:rFonts w:ascii="Times New Roman" w:hAnsi="Times New Roman" w:cs="Times New Roman"/>
        </w:rPr>
        <w:t xml:space="preserve">speed of the locomotor task revealed that when turning at </w:t>
      </w:r>
      <w:r>
        <w:rPr>
          <w:rFonts w:ascii="Times New Roman" w:hAnsi="Times New Roman" w:cs="Times New Roman"/>
        </w:rPr>
        <w:t xml:space="preserve">higher elevations, participants </w:t>
      </w:r>
      <w:r w:rsidR="00E72A26">
        <w:rPr>
          <w:rFonts w:ascii="Times New Roman" w:hAnsi="Times New Roman" w:cs="Times New Roman"/>
        </w:rPr>
        <w:t>felt less comfortable achieving their peak turning velocity</w:t>
      </w:r>
      <w:del w:id="284" w:author="Tiphanie Raffegeau" w:date="2019-09-11T12:31:00Z">
        <w:r w:rsidR="00E72A26" w:rsidDel="0096026A">
          <w:rPr>
            <w:rFonts w:ascii="Times New Roman" w:hAnsi="Times New Roman" w:cs="Times New Roman"/>
          </w:rPr>
          <w:delText xml:space="preserve"> when </w:delText>
        </w:r>
        <w:r w:rsidR="00CE75A9" w:rsidDel="0096026A">
          <w:rPr>
            <w:rFonts w:ascii="Times New Roman" w:hAnsi="Times New Roman" w:cs="Times New Roman"/>
          </w:rPr>
          <w:delText>negotiating</w:delText>
        </w:r>
        <w:r w:rsidR="00E72A26" w:rsidDel="0096026A">
          <w:rPr>
            <w:rFonts w:ascii="Times New Roman" w:hAnsi="Times New Roman" w:cs="Times New Roman"/>
          </w:rPr>
          <w:delText xml:space="preserve"> the</w:delText>
        </w:r>
        <w:r w:rsidDel="0096026A">
          <w:rPr>
            <w:rFonts w:ascii="Times New Roman" w:hAnsi="Times New Roman" w:cs="Times New Roman"/>
          </w:rPr>
          <w:delText xml:space="preserve"> VR </w:delText>
        </w:r>
        <w:r w:rsidR="00E72A26" w:rsidDel="0096026A">
          <w:rPr>
            <w:rFonts w:ascii="Times New Roman" w:hAnsi="Times New Roman" w:cs="Times New Roman"/>
          </w:rPr>
          <w:delText xml:space="preserve">height </w:delText>
        </w:r>
        <w:r w:rsidDel="0096026A">
          <w:rPr>
            <w:rFonts w:ascii="Times New Roman" w:hAnsi="Times New Roman" w:cs="Times New Roman"/>
          </w:rPr>
          <w:delText>illusion</w:delText>
        </w:r>
      </w:del>
      <w:r>
        <w:rPr>
          <w:rFonts w:ascii="Times New Roman" w:hAnsi="Times New Roman" w:cs="Times New Roman"/>
        </w:rPr>
        <w:t xml:space="preserve">. </w:t>
      </w:r>
      <w:r w:rsidR="00E72A26">
        <w:rPr>
          <w:rFonts w:ascii="Times New Roman" w:hAnsi="Times New Roman" w:cs="Times New Roman"/>
        </w:rPr>
        <w:t xml:space="preserve">We were surprised to find that </w:t>
      </w:r>
      <w:del w:id="285" w:author="Tiphanie Raffegeau" w:date="2019-09-11T12:31:00Z">
        <w:r w:rsidDel="0096026A">
          <w:rPr>
            <w:rFonts w:ascii="Times New Roman" w:hAnsi="Times New Roman" w:cs="Times New Roman"/>
          </w:rPr>
          <w:delText xml:space="preserve">the </w:delText>
        </w:r>
      </w:del>
      <w:r w:rsidR="00E72A26">
        <w:rPr>
          <w:rFonts w:ascii="Times New Roman" w:hAnsi="Times New Roman" w:cs="Times New Roman"/>
        </w:rPr>
        <w:t>effect</w:t>
      </w:r>
      <w:ins w:id="286" w:author="Tiphanie Raffegeau" w:date="2019-09-11T12:31:00Z">
        <w:r w:rsidR="0096026A">
          <w:rPr>
            <w:rFonts w:ascii="Times New Roman" w:hAnsi="Times New Roman" w:cs="Times New Roman"/>
          </w:rPr>
          <w:t>s</w:t>
        </w:r>
      </w:ins>
      <w:r w:rsidR="00E72A26">
        <w:rPr>
          <w:rFonts w:ascii="Times New Roman" w:hAnsi="Times New Roman" w:cs="Times New Roman"/>
        </w:rPr>
        <w:t xml:space="preserve"> of</w:t>
      </w:r>
      <w:r>
        <w:rPr>
          <w:rFonts w:ascii="Times New Roman" w:hAnsi="Times New Roman" w:cs="Times New Roman"/>
        </w:rPr>
        <w:t xml:space="preserve"> </w:t>
      </w:r>
      <w:r w:rsidR="00E72A26">
        <w:rPr>
          <w:rFonts w:ascii="Times New Roman" w:hAnsi="Times New Roman" w:cs="Times New Roman"/>
        </w:rPr>
        <w:t xml:space="preserve">the </w:t>
      </w:r>
      <w:r>
        <w:rPr>
          <w:rFonts w:ascii="Times New Roman" w:hAnsi="Times New Roman" w:cs="Times New Roman"/>
        </w:rPr>
        <w:t>height</w:t>
      </w:r>
      <w:r w:rsidR="00E72A26">
        <w:rPr>
          <w:rFonts w:ascii="Times New Roman" w:hAnsi="Times New Roman" w:cs="Times New Roman"/>
        </w:rPr>
        <w:t xml:space="preserve"> illusion</w:t>
      </w:r>
      <w:r>
        <w:rPr>
          <w:rFonts w:ascii="Times New Roman" w:hAnsi="Times New Roman" w:cs="Times New Roman"/>
        </w:rPr>
        <w:t xml:space="preserve"> </w:t>
      </w:r>
      <w:r w:rsidR="00C7482C">
        <w:rPr>
          <w:rFonts w:ascii="Times New Roman" w:hAnsi="Times New Roman" w:cs="Times New Roman"/>
        </w:rPr>
        <w:t xml:space="preserve">on turning velocity </w:t>
      </w:r>
      <w:del w:id="287" w:author="Tiphanie Raffegeau" w:date="2019-09-11T12:31:00Z">
        <w:r w:rsidDel="0096026A">
          <w:rPr>
            <w:rFonts w:ascii="Times New Roman" w:hAnsi="Times New Roman" w:cs="Times New Roman"/>
          </w:rPr>
          <w:delText xml:space="preserve">was </w:delText>
        </w:r>
      </w:del>
      <w:ins w:id="288" w:author="Tiphanie Raffegeau" w:date="2019-09-11T12:31:00Z">
        <w:r w:rsidR="0096026A">
          <w:rPr>
            <w:rFonts w:ascii="Times New Roman" w:hAnsi="Times New Roman" w:cs="Times New Roman"/>
          </w:rPr>
          <w:t xml:space="preserve">were </w:t>
        </w:r>
      </w:ins>
      <w:r>
        <w:rPr>
          <w:rFonts w:ascii="Times New Roman" w:hAnsi="Times New Roman" w:cs="Times New Roman"/>
        </w:rPr>
        <w:t>stron</w:t>
      </w:r>
      <w:r w:rsidR="00E72A26">
        <w:rPr>
          <w:rFonts w:ascii="Times New Roman" w:hAnsi="Times New Roman" w:cs="Times New Roman"/>
        </w:rPr>
        <w:t>g</w:t>
      </w:r>
      <w:r>
        <w:rPr>
          <w:rFonts w:ascii="Times New Roman" w:hAnsi="Times New Roman" w:cs="Times New Roman"/>
        </w:rPr>
        <w:t xml:space="preserve"> at fast speeds</w:t>
      </w:r>
      <w:r w:rsidR="00E72A26">
        <w:rPr>
          <w:rFonts w:ascii="Times New Roman" w:hAnsi="Times New Roman" w:cs="Times New Roman"/>
        </w:rPr>
        <w:t xml:space="preserve"> and was not detectable at self-selected speeds</w:t>
      </w:r>
      <w:r>
        <w:rPr>
          <w:rFonts w:ascii="Times New Roman" w:hAnsi="Times New Roman" w:cs="Times New Roman"/>
        </w:rPr>
        <w:t xml:space="preserve">. </w:t>
      </w:r>
      <w:r w:rsidR="00EB1DF3">
        <w:rPr>
          <w:rFonts w:ascii="Times New Roman" w:hAnsi="Times New Roman" w:cs="Times New Roman"/>
        </w:rPr>
        <w:t xml:space="preserve">Participants’ </w:t>
      </w:r>
      <w:r>
        <w:rPr>
          <w:rFonts w:ascii="Times New Roman" w:hAnsi="Times New Roman" w:cs="Times New Roman"/>
        </w:rPr>
        <w:t xml:space="preserve">apparent resistance </w:t>
      </w:r>
      <w:r w:rsidR="004A59A5">
        <w:rPr>
          <w:rFonts w:ascii="Times New Roman" w:hAnsi="Times New Roman" w:cs="Times New Roman"/>
        </w:rPr>
        <w:t>to the effect of height at self-</w:t>
      </w:r>
      <w:r>
        <w:rPr>
          <w:rFonts w:ascii="Times New Roman" w:hAnsi="Times New Roman" w:cs="Times New Roman"/>
        </w:rPr>
        <w:t xml:space="preserve">selected speeds could </w:t>
      </w:r>
      <w:r w:rsidR="00D836ED">
        <w:rPr>
          <w:rFonts w:ascii="Times New Roman" w:hAnsi="Times New Roman" w:cs="Times New Roman"/>
        </w:rPr>
        <w:t xml:space="preserve">result from a reduced </w:t>
      </w:r>
      <w:r>
        <w:rPr>
          <w:rFonts w:ascii="Times New Roman" w:hAnsi="Times New Roman" w:cs="Times New Roman"/>
        </w:rPr>
        <w:t>threat of falling at slower speeds</w:t>
      </w:r>
      <w:r w:rsidR="00D836ED">
        <w:rPr>
          <w:rFonts w:ascii="Times New Roman" w:hAnsi="Times New Roman" w:cs="Times New Roman"/>
        </w:rPr>
        <w:t xml:space="preserve"> </w:t>
      </w:r>
      <w:r>
        <w:rPr>
          <w:rFonts w:ascii="Times New Roman" w:hAnsi="Times New Roman" w:cs="Times New Roman"/>
        </w:rPr>
        <w:t xml:space="preserve">for healthy adults. </w:t>
      </w:r>
      <w:r w:rsidR="00EB1DF3">
        <w:rPr>
          <w:rFonts w:ascii="Times New Roman" w:hAnsi="Times New Roman" w:cs="Times New Roman"/>
        </w:rPr>
        <w:t>Alternatively</w:t>
      </w:r>
      <w:r>
        <w:rPr>
          <w:rFonts w:ascii="Times New Roman" w:hAnsi="Times New Roman" w:cs="Times New Roman"/>
        </w:rPr>
        <w:t>, th</w:t>
      </w:r>
      <w:r w:rsidR="00EB1DF3">
        <w:rPr>
          <w:rFonts w:ascii="Times New Roman" w:hAnsi="Times New Roman" w:cs="Times New Roman"/>
        </w:rPr>
        <w:t>is</w:t>
      </w:r>
      <w:r>
        <w:rPr>
          <w:rFonts w:ascii="Times New Roman" w:hAnsi="Times New Roman" w:cs="Times New Roman"/>
        </w:rPr>
        <w:t xml:space="preserve"> result could be </w:t>
      </w:r>
      <w:r>
        <w:rPr>
          <w:rFonts w:ascii="Times New Roman" w:hAnsi="Times New Roman" w:cs="Times New Roman"/>
        </w:rPr>
        <w:lastRenderedPageBreak/>
        <w:t>due to a ‘</w:t>
      </w:r>
      <w:r w:rsidR="00D836ED">
        <w:rPr>
          <w:rFonts w:ascii="Times New Roman" w:hAnsi="Times New Roman" w:cs="Times New Roman"/>
        </w:rPr>
        <w:t xml:space="preserve">floor </w:t>
      </w:r>
      <w:del w:id="289" w:author="Tiphanie Raffegeau" w:date="2019-09-11T12:31:00Z">
        <w:r w:rsidDel="0096026A">
          <w:rPr>
            <w:rFonts w:ascii="Times New Roman" w:hAnsi="Times New Roman" w:cs="Times New Roman"/>
          </w:rPr>
          <w:delText>a</w:delText>
        </w:r>
      </w:del>
      <w:ins w:id="290" w:author="Tiphanie Raffegeau" w:date="2019-09-11T12:31:00Z">
        <w:r w:rsidR="0096026A">
          <w:rPr>
            <w:rFonts w:ascii="Times New Roman" w:hAnsi="Times New Roman" w:cs="Times New Roman"/>
          </w:rPr>
          <w:t>e</w:t>
        </w:r>
      </w:ins>
      <w:r>
        <w:rPr>
          <w:rFonts w:ascii="Times New Roman" w:hAnsi="Times New Roman" w:cs="Times New Roman"/>
        </w:rPr>
        <w:t>ffect’ in peak turning velocity</w:t>
      </w:r>
      <w:r w:rsidR="00D836ED">
        <w:rPr>
          <w:rFonts w:ascii="Times New Roman" w:hAnsi="Times New Roman" w:cs="Times New Roman"/>
        </w:rPr>
        <w:t xml:space="preserve"> at self-selected speeds</w:t>
      </w:r>
      <w:r w:rsidR="00EB1DF3">
        <w:rPr>
          <w:rFonts w:ascii="Times New Roman" w:hAnsi="Times New Roman" w:cs="Times New Roman"/>
        </w:rPr>
        <w:t>,</w:t>
      </w:r>
      <w:r>
        <w:rPr>
          <w:rFonts w:ascii="Times New Roman" w:hAnsi="Times New Roman" w:cs="Times New Roman"/>
        </w:rPr>
        <w:t xml:space="preserve"> where</w:t>
      </w:r>
      <w:r w:rsidR="00EB1DF3">
        <w:rPr>
          <w:rFonts w:ascii="Times New Roman" w:hAnsi="Times New Roman" w:cs="Times New Roman"/>
        </w:rPr>
        <w:t>as</w:t>
      </w:r>
      <w:r>
        <w:rPr>
          <w:rFonts w:ascii="Times New Roman" w:hAnsi="Times New Roman" w:cs="Times New Roman"/>
        </w:rPr>
        <w:t xml:space="preserve"> greater changes </w:t>
      </w:r>
      <w:r w:rsidR="004C7EC0">
        <w:rPr>
          <w:rFonts w:ascii="Times New Roman" w:hAnsi="Times New Roman" w:cs="Times New Roman"/>
        </w:rPr>
        <w:t xml:space="preserve">to speed </w:t>
      </w:r>
      <w:r>
        <w:rPr>
          <w:rFonts w:ascii="Times New Roman" w:hAnsi="Times New Roman" w:cs="Times New Roman"/>
        </w:rPr>
        <w:t xml:space="preserve">were detectable during fast turns. </w:t>
      </w:r>
      <w:r w:rsidR="00217F75">
        <w:rPr>
          <w:rFonts w:ascii="Times New Roman" w:hAnsi="Times New Roman" w:cs="Times New Roman"/>
        </w:rPr>
        <w:t xml:space="preserve">Future studies should include additional </w:t>
      </w:r>
      <w:r w:rsidR="00C75EE6">
        <w:rPr>
          <w:rFonts w:ascii="Times New Roman" w:hAnsi="Times New Roman" w:cs="Times New Roman"/>
        </w:rPr>
        <w:t xml:space="preserve">motor </w:t>
      </w:r>
      <w:r w:rsidR="00217F75">
        <w:rPr>
          <w:rFonts w:ascii="Times New Roman" w:hAnsi="Times New Roman" w:cs="Times New Roman"/>
        </w:rPr>
        <w:t xml:space="preserve">outcome measures to clarify this distinction. </w:t>
      </w:r>
    </w:p>
    <w:p w14:paraId="3585EC8B" w14:textId="3B70DC79" w:rsidR="006B20C1" w:rsidRDefault="006B20C1" w:rsidP="003B5431">
      <w:pPr>
        <w:spacing w:line="480" w:lineRule="auto"/>
        <w:rPr>
          <w:rFonts w:ascii="Times New Roman" w:hAnsi="Times New Roman" w:cs="Times New Roman"/>
        </w:rPr>
      </w:pPr>
      <w:r>
        <w:rPr>
          <w:rFonts w:ascii="Times New Roman" w:hAnsi="Times New Roman" w:cs="Times New Roman"/>
        </w:rPr>
        <w:tab/>
        <w:t xml:space="preserve">Self-report measures of affective responses </w:t>
      </w:r>
      <w:r w:rsidR="004A59A5">
        <w:rPr>
          <w:rFonts w:ascii="Times New Roman" w:hAnsi="Times New Roman" w:cs="Times New Roman"/>
        </w:rPr>
        <w:t>supported</w:t>
      </w:r>
      <w:r>
        <w:rPr>
          <w:rFonts w:ascii="Times New Roman" w:hAnsi="Times New Roman" w:cs="Times New Roman"/>
        </w:rPr>
        <w:t xml:space="preserve"> the effectiveness of the VR height illusion</w:t>
      </w:r>
      <w:r w:rsidR="002F3BDE">
        <w:rPr>
          <w:rFonts w:ascii="Times New Roman" w:hAnsi="Times New Roman" w:cs="Times New Roman"/>
        </w:rPr>
        <w:t xml:space="preserve">. </w:t>
      </w:r>
      <w:r w:rsidR="003B5431">
        <w:rPr>
          <w:rFonts w:ascii="Times New Roman" w:hAnsi="Times New Roman" w:cs="Times New Roman"/>
        </w:rPr>
        <w:t xml:space="preserve">Greater </w:t>
      </w:r>
      <w:r>
        <w:rPr>
          <w:rFonts w:ascii="Times New Roman" w:hAnsi="Times New Roman" w:cs="Times New Roman"/>
        </w:rPr>
        <w:t xml:space="preserve">levels of cognitive and somatic anxiety </w:t>
      </w:r>
      <w:r w:rsidR="003B5431">
        <w:rPr>
          <w:rFonts w:ascii="Times New Roman" w:hAnsi="Times New Roman" w:cs="Times New Roman"/>
        </w:rPr>
        <w:t xml:space="preserve">have been </w:t>
      </w:r>
      <w:r w:rsidR="003927F0">
        <w:rPr>
          <w:rFonts w:ascii="Times New Roman" w:hAnsi="Times New Roman" w:cs="Times New Roman"/>
        </w:rPr>
        <w:t>previously</w:t>
      </w:r>
      <w:r>
        <w:rPr>
          <w:rFonts w:ascii="Times New Roman" w:hAnsi="Times New Roman" w:cs="Times New Roman"/>
        </w:rPr>
        <w:t xml:space="preserve"> reported when individuals </w:t>
      </w:r>
      <w:r w:rsidR="003B5431">
        <w:rPr>
          <w:rFonts w:ascii="Times New Roman" w:hAnsi="Times New Roman" w:cs="Times New Roman"/>
        </w:rPr>
        <w:t xml:space="preserve">are </w:t>
      </w:r>
      <w:r>
        <w:rPr>
          <w:rFonts w:ascii="Times New Roman" w:hAnsi="Times New Roman" w:cs="Times New Roman"/>
        </w:rPr>
        <w:t>exposed to the threat of a balance perturbation</w:t>
      </w:r>
      <w:ins w:id="291" w:author="Tiphanie Raffegeau" w:date="2019-09-09T15:19:00Z">
        <w:r w:rsidR="00E810D4">
          <w:rPr>
            <w:rFonts w:ascii="Times New Roman" w:hAnsi="Times New Roman" w:cs="Times New Roman"/>
          </w:rPr>
          <w:t xml:space="preserve"> </w:t>
        </w:r>
      </w:ins>
      <w:del w:id="292" w:author="Tiphanie Raffegeau" w:date="2019-09-09T15:19:00Z">
        <w:r w:rsidR="003B5431" w:rsidDel="00E810D4">
          <w:rPr>
            <w:rFonts w:ascii="Times New Roman" w:hAnsi="Times New Roman" w:cs="Times New Roman"/>
          </w:rPr>
          <w:delText>.</w:delText>
        </w:r>
      </w:del>
      <w:r w:rsidR="002F3BDE">
        <w:rPr>
          <w:rFonts w:ascii="Times New Roman" w:hAnsi="Times New Roman" w:cs="Times New Roman"/>
        </w:rPr>
        <w:fldChar w:fldCharType="begin" w:fldLock="1"/>
      </w:r>
      <w:r w:rsidR="00E810D4">
        <w:rPr>
          <w:rFonts w:ascii="Times New Roman" w:hAnsi="Times New Roman" w:cs="Times New Roman"/>
        </w:rPr>
        <w:instrText>ADDIN CSL_CITATION {"citationItems":[{"id":"ITEM-1","itemData":{"DOI":"10.1016/j.exger.2019.04.015","abstract":"Threat-related changes in postural control and their associations with changes in emotional and cognitive states are influenced by postural threat experience, however, limited work has explored individuals' capacity to adapt threat-related responses over longer periods of threat exposure. This study examined the effects of initial and repeated postural threat exposure on emotional, cognitive, and postural responses. Twenty-seven young and twenty-seven older adults stood on a force plate fixed to a translating platform. Threat was manipulated through expectation of a temporally and directionally (left or right) unpredictable platform perturbation. Participants completed one 60s stance trial with no expectation of perturbation (No Threat) followed by 24 trials with threat of perturbation (Threat). The stance period before each perturbation varied (5-60s) except on an early Threat trial and the last Threat trial (60s), which were used for analysis. Postural threat elicited similar emotional, cognitive, and postural changes in young and older adults. With initial threat exposure, participants reported increases in self-reported anxiety and physiological arousal, as well as broad changes in attention focus. Participants also significantly increased centre of pressure (COP) amplitude and frequency, and COP power within medium and high frequencies. With repeated threat exposure, anxiety, arousal, and some threat-induced changes in attention focus significantly adapted. These changes were accompanied by significant reductions in COP frequency and COP power within medium frequencies. Some emotional and cognitive outcomes returned to no threat levels while postural outcomes did not. This study suggests that some threat-related changes in standing postural control may be closely linked with one's emotional response to threat, while others may be context-dependent.","author":[{"dropping-particle":"","family":"Johnson","given":"Kyle J","non-dropping-particle":"","parse-names":false,"suffix":""},{"dropping-particle":"","family":"Zaback","given":"Martin","non-dropping-particle":"","parse-names":false,"suffix":""},{"dropping-particle":"","family":"Tokuno","given":"Craig D","non-dropping-particle":"","parse-names":false,"suffix":""},{"dropping-particle":"","family":"Carpenter","given":"Mark G","non-dropping-particle":"","parse-names":false,"suffix":""},{"dropping-particle":"","family":"Adkin","given":"Allan L","non-dropping-particle":"","parse-names":false,"suffix":""}],"container-title":"Experimental Gerontology","id":"ITEM-1","issued":{"date-parts":[["2019"]]},"page":"109-115","title":"Repeated exposure to the threat of perturbation induces emotional, cognitive, and postural adaptations in young and older adults","type":"article-journal","volume":"122"},"uris":["http://www.mendeley.com/documents/?uuid=9ffabd83-76dd-39bb-9a23-7c14764154f7","http://www.mendeley.com/documents/?uuid=f012a9cb-0ea3-43e7-afcd-9dbc81a420e3"]}],"mendeley":{"formattedCitation":"[25]","plainTextFormattedCitation":"[25]","previouslyFormattedCitation":"&lt;sup&gt;25&lt;/sup&gt;"},"properties":{"noteIndex":0},"schema":"https://github.com/citation-style-language/schema/raw/master/csl-citation.json"}</w:instrText>
      </w:r>
      <w:r w:rsidR="002F3BDE">
        <w:rPr>
          <w:rFonts w:ascii="Times New Roman" w:hAnsi="Times New Roman" w:cs="Times New Roman"/>
        </w:rPr>
        <w:fldChar w:fldCharType="separate"/>
      </w:r>
      <w:r w:rsidR="00E810D4" w:rsidRPr="00E810D4">
        <w:rPr>
          <w:rFonts w:ascii="Times New Roman" w:hAnsi="Times New Roman" w:cs="Times New Roman"/>
          <w:noProof/>
        </w:rPr>
        <w:t>[25]</w:t>
      </w:r>
      <w:r w:rsidR="002F3BDE">
        <w:rPr>
          <w:rFonts w:ascii="Times New Roman" w:hAnsi="Times New Roman" w:cs="Times New Roman"/>
        </w:rPr>
        <w:fldChar w:fldCharType="end"/>
      </w:r>
      <w:ins w:id="293" w:author="Tiphanie Raffegeau" w:date="2019-09-09T15:19:00Z">
        <w:r w:rsidR="00E810D4">
          <w:rPr>
            <w:rFonts w:ascii="Times New Roman" w:hAnsi="Times New Roman" w:cs="Times New Roman"/>
          </w:rPr>
          <w:t>.</w:t>
        </w:r>
      </w:ins>
      <w:r w:rsidR="002F3BDE">
        <w:rPr>
          <w:rFonts w:ascii="Times New Roman" w:hAnsi="Times New Roman" w:cs="Times New Roman"/>
        </w:rPr>
        <w:t xml:space="preserve"> </w:t>
      </w:r>
      <w:r w:rsidR="003B5431">
        <w:rPr>
          <w:rFonts w:ascii="Times New Roman" w:hAnsi="Times New Roman" w:cs="Times New Roman"/>
        </w:rPr>
        <w:t xml:space="preserve">We speculate that </w:t>
      </w:r>
      <w:r w:rsidR="00C75EE6">
        <w:rPr>
          <w:rFonts w:ascii="Times New Roman" w:hAnsi="Times New Roman" w:cs="Times New Roman"/>
        </w:rPr>
        <w:t>reduced</w:t>
      </w:r>
      <w:r w:rsidR="00986DEE">
        <w:rPr>
          <w:rFonts w:ascii="Times New Roman" w:hAnsi="Times New Roman" w:cs="Times New Roman"/>
        </w:rPr>
        <w:t xml:space="preserve"> confidence </w:t>
      </w:r>
      <w:r w:rsidR="00C75EE6">
        <w:rPr>
          <w:rFonts w:ascii="Times New Roman" w:hAnsi="Times New Roman" w:cs="Times New Roman"/>
        </w:rPr>
        <w:t xml:space="preserve">and greater levels of cognitive and somatic </w:t>
      </w:r>
      <w:r w:rsidR="00986DEE">
        <w:rPr>
          <w:rFonts w:ascii="Times New Roman" w:hAnsi="Times New Roman" w:cs="Times New Roman"/>
        </w:rPr>
        <w:t>anxiety</w:t>
      </w:r>
      <w:r w:rsidR="003B5431">
        <w:rPr>
          <w:rFonts w:ascii="Times New Roman" w:hAnsi="Times New Roman" w:cs="Times New Roman"/>
        </w:rPr>
        <w:t xml:space="preserve"> </w:t>
      </w:r>
      <w:r w:rsidR="00986DEE">
        <w:rPr>
          <w:rFonts w:ascii="Times New Roman" w:hAnsi="Times New Roman" w:cs="Times New Roman"/>
        </w:rPr>
        <w:t xml:space="preserve">might be indicative of </w:t>
      </w:r>
      <w:r w:rsidR="003B5431">
        <w:rPr>
          <w:rFonts w:ascii="Times New Roman" w:hAnsi="Times New Roman" w:cs="Times New Roman"/>
        </w:rPr>
        <w:t xml:space="preserve">a perceived </w:t>
      </w:r>
      <w:r w:rsidR="00354EDD">
        <w:rPr>
          <w:rFonts w:ascii="Times New Roman" w:hAnsi="Times New Roman" w:cs="Times New Roman"/>
        </w:rPr>
        <w:t>sense of threat to stability</w:t>
      </w:r>
      <w:r w:rsidR="00C75EE6">
        <w:rPr>
          <w:rFonts w:ascii="Times New Roman" w:hAnsi="Times New Roman" w:cs="Times New Roman"/>
        </w:rPr>
        <w:t xml:space="preserve"> in the virtual simulation</w:t>
      </w:r>
      <w:r w:rsidR="003B5431">
        <w:rPr>
          <w:rFonts w:ascii="Times New Roman" w:hAnsi="Times New Roman" w:cs="Times New Roman"/>
        </w:rPr>
        <w:t xml:space="preserve">, even though participants were standing </w:t>
      </w:r>
      <w:r w:rsidR="00C75EE6">
        <w:rPr>
          <w:rFonts w:ascii="Times New Roman" w:hAnsi="Times New Roman" w:cs="Times New Roman"/>
        </w:rPr>
        <w:t>two</w:t>
      </w:r>
      <w:r w:rsidR="003B5431">
        <w:rPr>
          <w:rFonts w:ascii="Times New Roman" w:hAnsi="Times New Roman" w:cs="Times New Roman"/>
        </w:rPr>
        <w:t xml:space="preserve"> cm off </w:t>
      </w:r>
      <w:r w:rsidR="00C75EE6">
        <w:rPr>
          <w:rFonts w:ascii="Times New Roman" w:hAnsi="Times New Roman" w:cs="Times New Roman"/>
        </w:rPr>
        <w:t xml:space="preserve">of </w:t>
      </w:r>
      <w:r w:rsidR="003B5431">
        <w:rPr>
          <w:rFonts w:ascii="Times New Roman" w:hAnsi="Times New Roman" w:cs="Times New Roman"/>
        </w:rPr>
        <w:t>the ground in the real world</w:t>
      </w:r>
      <w:r w:rsidR="00354EDD">
        <w:rPr>
          <w:rFonts w:ascii="Times New Roman" w:hAnsi="Times New Roman" w:cs="Times New Roman"/>
        </w:rPr>
        <w:t>.</w:t>
      </w:r>
      <w:r w:rsidR="003B5431">
        <w:rPr>
          <w:rFonts w:ascii="Times New Roman" w:hAnsi="Times New Roman" w:cs="Times New Roman"/>
        </w:rPr>
        <w:t xml:space="preserve"> </w:t>
      </w:r>
      <w:r w:rsidR="00354EDD">
        <w:rPr>
          <w:rFonts w:ascii="Times New Roman" w:hAnsi="Times New Roman" w:cs="Times New Roman"/>
        </w:rPr>
        <w:t>Participants also reported a</w:t>
      </w:r>
      <w:r>
        <w:rPr>
          <w:rFonts w:ascii="Times New Roman" w:hAnsi="Times New Roman" w:cs="Times New Roman"/>
        </w:rPr>
        <w:t xml:space="preserve"> </w:t>
      </w:r>
      <w:del w:id="294" w:author="Tiphanie Raffegeau" w:date="2019-09-11T12:41:00Z">
        <w:r w:rsidDel="007C5F73">
          <w:rPr>
            <w:rFonts w:ascii="Times New Roman" w:hAnsi="Times New Roman" w:cs="Times New Roman"/>
          </w:rPr>
          <w:delText xml:space="preserve">higher </w:delText>
        </w:r>
      </w:del>
      <w:ins w:id="295" w:author="Tiphanie Raffegeau" w:date="2019-09-11T12:41:00Z">
        <w:r w:rsidR="007C5F73">
          <w:rPr>
            <w:rFonts w:ascii="Times New Roman" w:hAnsi="Times New Roman" w:cs="Times New Roman"/>
          </w:rPr>
          <w:t>greater</w:t>
        </w:r>
        <w:r w:rsidR="007C5F73">
          <w:rPr>
            <w:rFonts w:ascii="Times New Roman" w:hAnsi="Times New Roman" w:cs="Times New Roman"/>
          </w:rPr>
          <w:t xml:space="preserve"> </w:t>
        </w:r>
      </w:ins>
      <w:r>
        <w:rPr>
          <w:rFonts w:ascii="Times New Roman" w:hAnsi="Times New Roman" w:cs="Times New Roman"/>
        </w:rPr>
        <w:t>level</w:t>
      </w:r>
      <w:ins w:id="296" w:author="Tiphanie Raffegeau" w:date="2019-09-11T12:42:00Z">
        <w:r w:rsidR="007C5F73">
          <w:rPr>
            <w:rFonts w:ascii="Times New Roman" w:hAnsi="Times New Roman" w:cs="Times New Roman"/>
          </w:rPr>
          <w:t>s</w:t>
        </w:r>
      </w:ins>
      <w:r>
        <w:rPr>
          <w:rFonts w:ascii="Times New Roman" w:hAnsi="Times New Roman" w:cs="Times New Roman"/>
        </w:rPr>
        <w:t xml:space="preserve"> of mental effort </w:t>
      </w:r>
      <w:r w:rsidR="00354EDD">
        <w:rPr>
          <w:rFonts w:ascii="Times New Roman" w:hAnsi="Times New Roman" w:cs="Times New Roman"/>
        </w:rPr>
        <w:t>to</w:t>
      </w:r>
      <w:r w:rsidR="003B5431">
        <w:rPr>
          <w:rFonts w:ascii="Times New Roman" w:hAnsi="Times New Roman" w:cs="Times New Roman"/>
        </w:rPr>
        <w:t xml:space="preserve"> turn within the elevated virtual environment</w:t>
      </w:r>
      <w:r w:rsidR="00354EDD">
        <w:rPr>
          <w:rFonts w:ascii="Times New Roman" w:hAnsi="Times New Roman" w:cs="Times New Roman"/>
        </w:rPr>
        <w:t xml:space="preserve">, which </w:t>
      </w:r>
      <w:r w:rsidR="003B5431">
        <w:rPr>
          <w:rFonts w:ascii="Times New Roman" w:hAnsi="Times New Roman" w:cs="Times New Roman"/>
        </w:rPr>
        <w:t>aligns</w:t>
      </w:r>
      <w:r w:rsidR="00354EDD">
        <w:rPr>
          <w:rFonts w:ascii="Times New Roman" w:hAnsi="Times New Roman" w:cs="Times New Roman"/>
        </w:rPr>
        <w:t xml:space="preserve"> with </w:t>
      </w:r>
      <w:r w:rsidR="003B5431">
        <w:rPr>
          <w:rFonts w:ascii="Times New Roman" w:hAnsi="Times New Roman" w:cs="Times New Roman"/>
        </w:rPr>
        <w:t xml:space="preserve">previous </w:t>
      </w:r>
      <w:del w:id="297" w:author="Tiphanie Raffegeau" w:date="2019-09-11T12:43:00Z">
        <w:r w:rsidDel="007C5F73">
          <w:rPr>
            <w:rFonts w:ascii="Times New Roman" w:hAnsi="Times New Roman" w:cs="Times New Roman"/>
          </w:rPr>
          <w:delText xml:space="preserve">studies </w:delText>
        </w:r>
      </w:del>
      <w:ins w:id="298" w:author="Tiphanie Raffegeau" w:date="2019-09-11T12:43:00Z">
        <w:r w:rsidR="007C5F73">
          <w:rPr>
            <w:rFonts w:ascii="Times New Roman" w:hAnsi="Times New Roman" w:cs="Times New Roman"/>
          </w:rPr>
          <w:t xml:space="preserve">published reports </w:t>
        </w:r>
      </w:ins>
      <w:r>
        <w:rPr>
          <w:rFonts w:ascii="Times New Roman" w:hAnsi="Times New Roman" w:cs="Times New Roman"/>
        </w:rPr>
        <w:t xml:space="preserve">showing that individuals </w:t>
      </w:r>
      <w:r w:rsidR="003B5431">
        <w:rPr>
          <w:rFonts w:ascii="Times New Roman" w:hAnsi="Times New Roman" w:cs="Times New Roman"/>
        </w:rPr>
        <w:t>devote a</w:t>
      </w:r>
      <w:r>
        <w:rPr>
          <w:rFonts w:ascii="Times New Roman" w:hAnsi="Times New Roman" w:cs="Times New Roman"/>
        </w:rPr>
        <w:t>dded attentional resources to stand and walk at high elevations</w:t>
      </w:r>
      <w:del w:id="299" w:author="Tiphanie Raffegeau" w:date="2019-09-09T15:19:00Z">
        <w:r w:rsidR="003E0143" w:rsidDel="00E810D4">
          <w:rPr>
            <w:rFonts w:ascii="Times New Roman" w:hAnsi="Times New Roman" w:cs="Times New Roman"/>
          </w:rPr>
          <w:delText>.</w:delText>
        </w:r>
      </w:del>
      <w:r>
        <w:rPr>
          <w:rFonts w:ascii="Times New Roman" w:hAnsi="Times New Roman" w:cs="Times New Roman"/>
        </w:rPr>
        <w:t xml:space="preserve"> </w:t>
      </w:r>
      <w:r>
        <w:rPr>
          <w:rFonts w:ascii="Times New Roman" w:hAnsi="Times New Roman" w:cs="Times New Roman"/>
        </w:rPr>
        <w:fldChar w:fldCharType="begin" w:fldLock="1"/>
      </w:r>
      <w:r w:rsidR="00E810D4">
        <w:rPr>
          <w:rFonts w:ascii="Times New Roman" w:hAnsi="Times New Roman" w:cs="Times New Roman"/>
        </w:rPr>
        <w:instrText>ADDIN CSL_CITATION {"citationItems":[{"id":"ITEM-1","itemData":{"DOI":"10.1007/s00221-002-1082-0","abstract":"We tested the hypothesis that anxiety regarding the potential consequences of a possible fall would alter gait patterns differently between younger and older adults. Sixteen younger and fifteen older adults participated in this study. Participants walked at a self-determined velocity along a 7.2-m walkway under 4 different conditions of postural threat; the walking conditions varied depending on the width constraints of the walkway (0.60 m vs 0.15 m) and the height of the walking surface (floor vs elevated: 0 m vs 0.60 m). Results indicated that although both younger and older adults altered their gait patterns under conditions of increased postural threat, the movement adaptations observed among older adults were substantially different to those adopted by younger adults. These age-dependent differences were strongly evidenced in the joint kinemat-ics and the variability of the gait pattern within each condition. Our findings also indicated that when postural threat increased, the level of muscle activation throughout the gait cycle was altered in the distal musculature (gastrocnemius m. and tibialis anterior m.) among older adults only. Based on the age-related differences observed , we believe that the gait pattern alterations observed among younger and older adults reflect central set modifications to postural control that are mediated by a heightened anxiety imposed by the constraints of the testing conditions. Based on the age-dependent differences in the observed gait pattern modifications, it appears that the effects of anxiety on the control of locomotion are more pervasive for older adults than for younger adults.","author":[{"dropping-particle":"","family":"Brown","given":"Lesley A","non-dropping-particle":"","parse-names":false,"suffix":""},{"dropping-particle":"","family":"Gage","given":"William H","non-dropping-particle":"","parse-names":false,"suffix":""},{"dropping-particle":"","family":"Polych","given":"Melody A","non-dropping-particle":"","parse-names":false,"suffix":""},{"dropping-particle":"","family":"Sleik","given":"Ryan J","non-dropping-particle":"","parse-names":false,"suffix":""},{"dropping-particle":"","family":"Winder","given":"Toni R","non-dropping-particle":"","parse-names":false,"suffix":""}],"container-title":"Exp Brain Res","id":"ITEM-1","issued":{"date-parts":[["2002"]]},"page":"286-296","title":"Central set influences on gait Age-dependent effects of postural threat","type":"article-journal","volume":"145"},"uris":["http://www.mendeley.com/documents/?uuid=a6ff7c1b-60b3-4636-86a3-23b3b87f50bb","http://www.mendeley.com/documents/?uuid=1aeac6ea-e488-33db-95a1-f13544afcab7"]},{"id":"ITEM-2","itemData":{"DOI":"10.1007/s00221-003-1468-7","ISSN":"0014-4819 (Print) 0014-4819 (Linking)","abstract":"We tested the hypotheses that: (1) anxiety regarding the possibility of falling alters the attentional demands of gait; and (2) this alteration in the attentional requirements of gait occurs independently of gait pattern accommodations. Sixteen younger and 15 older adults participated in this study. Subjects walked at a self-determined velocity along a 7.2-m walkway under four conditions of postural threat; the walking conditions varied depending on the width constraints of the walkway (60 cm vs 15 cm) and the height of the walking surface (0 cm vs 60 cm). Attentional demands of locomotion in each condition of testing were assessed using the dual-task methodology, in which participants verbally responded to an auditory cue as quickly as possible while continuing to walk. Our findings revealed that: (1) participants were successful in verbally responding to the auditory cue without modifying their gait pattern; (2) reaction times increased for all subjects when walking in the condition of greatest postural threat; (3) the attentional demands for locomotion varied with the phase of the gait cycle for younger adults but not for older adults; (4) the phase-dependent effect for younger adults disappeared in the condition of greatest postural threat, while reaction time scores for older adults systematically increased; and (5) increases in reaction time persisted despite significant changes in gait kinematics. Our findings confirm that anxiety increases the attentional demands for locomotion and provide further explanation for age-dependent increases in the attentional demands of gait. Furthermore, our findings confirm that fall-related anxiety predicates an increase in the allocation of attention to locomotor control that is independent of gait pattern adjustments.","author":[{"dropping-particle":"","family":"Gage","given":"William H.","non-dropping-particle":"","parse-names":false,"suffix":""},{"dropping-particle":"","family":"Sleik","given":"R. J.","non-dropping-particle":"","parse-names":false,"suffix":""},{"dropping-particle":"","family":"Polych","given":"M. A.","non-dropping-particle":"","parse-names":false,"suffix":""},{"dropping-particle":"","family":"McKenzie","given":"N. C.","non-dropping-particle":"","parse-names":false,"suffix":""},{"dropping-particle":"","family":"Brown","given":"L. A.","non-dropping-particle":"","parse-names":false,"suffix":""}],"container-title":"Exp Brain Res","id":"ITEM-2","issued":{"date-parts":[["2003","6"]]},"language":"eng","page":"385-94","title":"The allocation of attention during locomotion is altered by anxiety","type":"article-journal","volume":"150"},"uris":["http://www.mendeley.com/documents/?uuid=ac40930c-60b5-4229-b21c-7edbe95a1e84"]}],"mendeley":{"formattedCitation":"[23,24]","plainTextFormattedCitation":"[23,24]","previouslyFormattedCitation":"&lt;sup&gt;23,24&lt;/sup&gt;"},"properties":{"noteIndex":0},"schema":"https://github.com/citation-style-language/schema/raw/master/csl-citation.json"}</w:instrText>
      </w:r>
      <w:r>
        <w:rPr>
          <w:rFonts w:ascii="Times New Roman" w:hAnsi="Times New Roman" w:cs="Times New Roman"/>
        </w:rPr>
        <w:fldChar w:fldCharType="separate"/>
      </w:r>
      <w:r w:rsidR="00E810D4" w:rsidRPr="00E810D4">
        <w:rPr>
          <w:rFonts w:ascii="Times New Roman" w:hAnsi="Times New Roman" w:cs="Times New Roman"/>
          <w:noProof/>
        </w:rPr>
        <w:t>[23,24]</w:t>
      </w:r>
      <w:r>
        <w:rPr>
          <w:rFonts w:ascii="Times New Roman" w:hAnsi="Times New Roman" w:cs="Times New Roman"/>
        </w:rPr>
        <w:fldChar w:fldCharType="end"/>
      </w:r>
      <w:ins w:id="300" w:author="Tiphanie Raffegeau" w:date="2019-09-09T15:19:00Z">
        <w:r w:rsidR="00E810D4">
          <w:rPr>
            <w:rFonts w:ascii="Times New Roman" w:hAnsi="Times New Roman" w:cs="Times New Roman"/>
          </w:rPr>
          <w:t>.</w:t>
        </w:r>
      </w:ins>
      <w:r>
        <w:rPr>
          <w:rFonts w:ascii="Times New Roman" w:hAnsi="Times New Roman" w:cs="Times New Roman"/>
        </w:rPr>
        <w:t xml:space="preserve"> </w:t>
      </w:r>
      <w:ins w:id="301" w:author="Tiphanie Raffegeau" w:date="2019-09-11T12:43:00Z">
        <w:r w:rsidR="007C5F73">
          <w:rPr>
            <w:rFonts w:ascii="Times New Roman" w:hAnsi="Times New Roman" w:cs="Times New Roman"/>
          </w:rPr>
          <w:t xml:space="preserve">The fact that </w:t>
        </w:r>
      </w:ins>
      <w:del w:id="302" w:author="Tiphanie Raffegeau" w:date="2019-09-11T12:43:00Z">
        <w:r w:rsidR="003E0143" w:rsidDel="007C5F73">
          <w:rPr>
            <w:rFonts w:ascii="Times New Roman" w:hAnsi="Times New Roman" w:cs="Times New Roman"/>
          </w:rPr>
          <w:delText xml:space="preserve">Devoting more attention to </w:delText>
        </w:r>
      </w:del>
      <w:r w:rsidR="003E0143">
        <w:rPr>
          <w:rFonts w:ascii="Times New Roman" w:hAnsi="Times New Roman" w:cs="Times New Roman"/>
        </w:rPr>
        <w:t xml:space="preserve">turning at high elevations is </w:t>
      </w:r>
      <w:ins w:id="303" w:author="Tiphanie Raffegeau" w:date="2019-09-11T12:43:00Z">
        <w:r w:rsidR="007C5F73">
          <w:rPr>
            <w:rFonts w:ascii="Times New Roman" w:hAnsi="Times New Roman" w:cs="Times New Roman"/>
          </w:rPr>
          <w:t xml:space="preserve">more attention demanding is </w:t>
        </w:r>
      </w:ins>
      <w:r w:rsidR="003E0143">
        <w:rPr>
          <w:rFonts w:ascii="Times New Roman" w:hAnsi="Times New Roman" w:cs="Times New Roman"/>
        </w:rPr>
        <w:t>not surprising considering executing a turn requires more attentional resources than linear walking</w:t>
      </w:r>
      <w:ins w:id="304" w:author="Tiphanie Raffegeau" w:date="2019-09-09T15:19:00Z">
        <w:r w:rsidR="00E810D4">
          <w:rPr>
            <w:rFonts w:ascii="Times New Roman" w:hAnsi="Times New Roman" w:cs="Times New Roman"/>
          </w:rPr>
          <w:t xml:space="preserve"> </w:t>
        </w:r>
      </w:ins>
      <w:del w:id="305" w:author="Tiphanie Raffegeau" w:date="2019-09-09T15:19:00Z">
        <w:r w:rsidR="00354EDD" w:rsidDel="00E810D4">
          <w:rPr>
            <w:rFonts w:ascii="Times New Roman" w:hAnsi="Times New Roman" w:cs="Times New Roman"/>
          </w:rPr>
          <w:delText>,</w:delText>
        </w:r>
      </w:del>
      <w:r w:rsidR="00354EDD">
        <w:rPr>
          <w:rFonts w:ascii="Times New Roman" w:hAnsi="Times New Roman" w:cs="Times New Roman"/>
        </w:rPr>
        <w:fldChar w:fldCharType="begin" w:fldLock="1"/>
      </w:r>
      <w:r w:rsidR="00E810D4">
        <w:rPr>
          <w:rFonts w:ascii="Times New Roman" w:hAnsi="Times New Roman" w:cs="Times New Roman"/>
        </w:rPr>
        <w:instrText>ADDIN CSL_CITATION {"citationItems":[{"id":"ITEM-1","itemData":{"DOI":"10.1016/j.gaitpost.2014.06.019","ISSN":"18792219","abstract":"Turning is an integral component of independent mobility in which stroke survivors frequently fall. Objective: This study sought to measure the effects of competing cognitive demands on the stepping patterns of stroke survivors, compared to healthy age-match adults, during turning as a putative mechanism for falls. Methods: Walking and turning (90°) was assessed under single (walking and turning alone) and dual task (subtracting serial 3. s while walking and turning) conditions using an electronic, pressure-sensitive walkway. Dependent measures were time to turn, variability in time to turn, step length, step width and single support time during three steps of the turn. Turning ability in single and dual task conditions was compared between stroke survivors (n=17, mean. ±. SD: 59. ±. 113 months post-stroke, 64. ±. 10 years of age) and age-matched healthy counterparts (n=15). Results: Both groups took longer, were more variable, tended to widen the second step and, crucially, increased single support time on the inside leg of the turn while turning and distracted. Conclusions: Increased single support time during turning may represent biomechanical mechanism, within stepping patterns of turning under distraction, for increased risk of falls for both stroke survivors and older adults.","author":[{"dropping-particle":"","family":"Hollands","given":"K. L.","non-dropping-particle":"","parse-names":false,"suffix":""},{"dropping-particle":"","family":"Agnihotri","given":"D.","non-dropping-particle":"","parse-names":false,"suffix":""},{"dropping-particle":"","family":"Tyson","given":"S. F.","non-dropping-particle":"","parse-names":false,"suffix":""}],"container-title":"Gait and Posture","id":"ITEM-1","issue":"4","issued":{"date-parts":[["2014"]]},"page":"564-569","publisher":"Elsevier B.V.","title":"Effects of dual task on turning ability in stroke survivors and older adults","type":"article-journal","volume":"40"},"uris":["http://www.mendeley.com/documents/?uuid=05bd200d-4427-41d1-a83f-cc57c9381625","http://www.mendeley.com/documents/?uuid=c4a85e84-4c4e-4882-8405-4bea8f6c3136"]}],"mendeley":{"formattedCitation":"[26]","plainTextFormattedCitation":"[26]","previouslyFormattedCitation":"&lt;sup&gt;26&lt;/sup&gt;"},"properties":{"noteIndex":0},"schema":"https://github.com/citation-style-language/schema/raw/master/csl-citation.json"}</w:instrText>
      </w:r>
      <w:r w:rsidR="00354EDD">
        <w:rPr>
          <w:rFonts w:ascii="Times New Roman" w:hAnsi="Times New Roman" w:cs="Times New Roman"/>
        </w:rPr>
        <w:fldChar w:fldCharType="separate"/>
      </w:r>
      <w:r w:rsidR="00E810D4" w:rsidRPr="00E810D4">
        <w:rPr>
          <w:rFonts w:ascii="Times New Roman" w:hAnsi="Times New Roman" w:cs="Times New Roman"/>
          <w:noProof/>
        </w:rPr>
        <w:t>[26]</w:t>
      </w:r>
      <w:r w:rsidR="00354EDD">
        <w:rPr>
          <w:rFonts w:ascii="Times New Roman" w:hAnsi="Times New Roman" w:cs="Times New Roman"/>
        </w:rPr>
        <w:fldChar w:fldCharType="end"/>
      </w:r>
      <w:ins w:id="306" w:author="Tiphanie Raffegeau" w:date="2019-09-09T15:19:00Z">
        <w:r w:rsidR="00E810D4">
          <w:rPr>
            <w:rFonts w:ascii="Times New Roman" w:hAnsi="Times New Roman" w:cs="Times New Roman"/>
          </w:rPr>
          <w:t>,</w:t>
        </w:r>
      </w:ins>
      <w:r w:rsidR="00354EDD">
        <w:rPr>
          <w:rFonts w:ascii="Times New Roman" w:hAnsi="Times New Roman" w:cs="Times New Roman"/>
        </w:rPr>
        <w:t xml:space="preserve"> which was </w:t>
      </w:r>
      <w:r w:rsidR="003927F0">
        <w:rPr>
          <w:rFonts w:ascii="Times New Roman" w:hAnsi="Times New Roman" w:cs="Times New Roman"/>
        </w:rPr>
        <w:t>predicted</w:t>
      </w:r>
      <w:r w:rsidR="00354EDD">
        <w:rPr>
          <w:rFonts w:ascii="Times New Roman" w:hAnsi="Times New Roman" w:cs="Times New Roman"/>
        </w:rPr>
        <w:t xml:space="preserve"> to </w:t>
      </w:r>
      <w:r w:rsidR="003927F0">
        <w:rPr>
          <w:rFonts w:ascii="Times New Roman" w:hAnsi="Times New Roman" w:cs="Times New Roman"/>
        </w:rPr>
        <w:t>be exacerbated by</w:t>
      </w:r>
      <w:r w:rsidR="00354EDD">
        <w:rPr>
          <w:rFonts w:ascii="Times New Roman" w:hAnsi="Times New Roman" w:cs="Times New Roman"/>
        </w:rPr>
        <w:t xml:space="preserve"> mobility-related anxiety</w:t>
      </w:r>
      <w:r w:rsidR="003E0143">
        <w:rPr>
          <w:rFonts w:ascii="Times New Roman" w:hAnsi="Times New Roman" w:cs="Times New Roman"/>
        </w:rPr>
        <w:t xml:space="preserve">. </w:t>
      </w:r>
      <w:r w:rsidR="003B5431">
        <w:rPr>
          <w:rFonts w:ascii="Times New Roman" w:hAnsi="Times New Roman" w:cs="Times New Roman"/>
        </w:rPr>
        <w:t>At high elevations, people tend to direct their attention toward movement processes, threat relevant stimuli, and self-regulatory strategies when performing a dynamic postural task (rise to toes)</w:t>
      </w:r>
      <w:ins w:id="307" w:author="Tiphanie Raffegeau" w:date="2019-09-09T15:19:00Z">
        <w:r w:rsidR="00E810D4">
          <w:rPr>
            <w:rFonts w:ascii="Times New Roman" w:hAnsi="Times New Roman" w:cs="Times New Roman"/>
          </w:rPr>
          <w:t xml:space="preserve"> </w:t>
        </w:r>
      </w:ins>
      <w:del w:id="308" w:author="Tiphanie Raffegeau" w:date="2019-09-09T15:19:00Z">
        <w:r w:rsidR="003B5431" w:rsidDel="00E810D4">
          <w:rPr>
            <w:rFonts w:ascii="Times New Roman" w:hAnsi="Times New Roman" w:cs="Times New Roman"/>
          </w:rPr>
          <w:delText>.</w:delText>
        </w:r>
      </w:del>
      <w:r w:rsidR="003B5431">
        <w:rPr>
          <w:rFonts w:ascii="Times New Roman" w:hAnsi="Times New Roman" w:cs="Times New Roman"/>
        </w:rPr>
        <w:fldChar w:fldCharType="begin" w:fldLock="1"/>
      </w:r>
      <w:r w:rsidR="00E810D4">
        <w:rPr>
          <w:rFonts w:ascii="Times New Roman" w:hAnsi="Times New Roman" w:cs="Times New Roman"/>
        </w:rPr>
        <w:instrText>ADDIN CSL_CITATION {"citationItems":[{"id":"ITEM-1","itemData":{"DOI":"10.1016/j.gaitpost.2015.12.033","author":[{"dropping-particle":"","family":"Zaback","given":"Martin","non-dropping-particle":"","parse-names":false,"suffix":""},{"dropping-particle":"","family":"Carpenter","given":"Mark G","non-dropping-particle":"","parse-names":false,"suffix":""},{"dropping-particle":"","family":"Adkin","given":"Allan L","non-dropping-particle":"","parse-names":false,"suffix":""}],"container-title":"Gait &amp; Posture","id":"ITEM-1","issued":{"date-parts":[["2016"]]},"page":"19-24","title":"Threat-induced changes in attention during tests of static and anticipatory postural control","type":"article-journal"},"uris":["http://www.mendeley.com/documents/?uuid=f9024843-8eb2-4a7a-a4a3-8789ef9fa858","http://www.mendeley.com/documents/?uuid=e192f6b3-9d78-37cf-bbf3-29adb6740e04"]}],"mendeley":{"formattedCitation":"[12]","plainTextFormattedCitation":"[12]","previouslyFormattedCitation":"&lt;sup&gt;12&lt;/sup&gt;"},"properties":{"noteIndex":0},"schema":"https://github.com/citation-style-language/schema/raw/master/csl-citation.json"}</w:instrText>
      </w:r>
      <w:r w:rsidR="003B5431">
        <w:rPr>
          <w:rFonts w:ascii="Times New Roman" w:hAnsi="Times New Roman" w:cs="Times New Roman"/>
        </w:rPr>
        <w:fldChar w:fldCharType="separate"/>
      </w:r>
      <w:r w:rsidR="00E810D4" w:rsidRPr="00E810D4">
        <w:rPr>
          <w:rFonts w:ascii="Times New Roman" w:hAnsi="Times New Roman" w:cs="Times New Roman"/>
          <w:noProof/>
        </w:rPr>
        <w:t>[12]</w:t>
      </w:r>
      <w:r w:rsidR="003B5431">
        <w:rPr>
          <w:rFonts w:ascii="Times New Roman" w:hAnsi="Times New Roman" w:cs="Times New Roman"/>
        </w:rPr>
        <w:fldChar w:fldCharType="end"/>
      </w:r>
      <w:ins w:id="309" w:author="Tiphanie Raffegeau" w:date="2019-09-09T15:19:00Z">
        <w:r w:rsidR="00E810D4">
          <w:rPr>
            <w:rFonts w:ascii="Times New Roman" w:hAnsi="Times New Roman" w:cs="Times New Roman"/>
          </w:rPr>
          <w:t>.</w:t>
        </w:r>
      </w:ins>
      <w:r w:rsidR="003B5431">
        <w:rPr>
          <w:rFonts w:ascii="Times New Roman" w:hAnsi="Times New Roman" w:cs="Times New Roman"/>
        </w:rPr>
        <w:t xml:space="preserve"> </w:t>
      </w:r>
      <w:r w:rsidR="00354EDD">
        <w:rPr>
          <w:rFonts w:ascii="Times New Roman" w:hAnsi="Times New Roman" w:cs="Times New Roman"/>
        </w:rPr>
        <w:t xml:space="preserve">However, </w:t>
      </w:r>
      <w:r w:rsidR="003B5431">
        <w:rPr>
          <w:rFonts w:ascii="Times New Roman" w:hAnsi="Times New Roman" w:cs="Times New Roman"/>
        </w:rPr>
        <w:t xml:space="preserve">given the lack of </w:t>
      </w:r>
      <w:del w:id="310" w:author="Tiphanie Raffegeau" w:date="2019-09-11T14:23:00Z">
        <w:r w:rsidR="003B5431" w:rsidDel="001C6BE9">
          <w:rPr>
            <w:rFonts w:ascii="Times New Roman" w:hAnsi="Times New Roman" w:cs="Times New Roman"/>
          </w:rPr>
          <w:delText>inter</w:delText>
        </w:r>
      </w:del>
      <w:ins w:id="311" w:author="Tiphanie Raffegeau" w:date="2019-09-11T14:23:00Z">
        <w:r w:rsidR="001C6BE9">
          <w:rPr>
            <w:rFonts w:ascii="Times New Roman" w:hAnsi="Times New Roman" w:cs="Times New Roman"/>
          </w:rPr>
          <w:t>in</w:t>
        </w:r>
        <w:r w:rsidR="001C6BE9">
          <w:rPr>
            <w:rFonts w:ascii="Times New Roman" w:hAnsi="Times New Roman" w:cs="Times New Roman"/>
          </w:rPr>
          <w:t>tra</w:t>
        </w:r>
      </w:ins>
      <w:r w:rsidR="003B5431">
        <w:rPr>
          <w:rFonts w:ascii="Times New Roman" w:hAnsi="Times New Roman" w:cs="Times New Roman"/>
        </w:rPr>
        <w:t>-trial measures</w:t>
      </w:r>
      <w:r w:rsidR="00DE7C0A">
        <w:rPr>
          <w:rFonts w:ascii="Times New Roman" w:hAnsi="Times New Roman" w:cs="Times New Roman"/>
        </w:rPr>
        <w:t xml:space="preserve"> of affect</w:t>
      </w:r>
      <w:r w:rsidR="00C75EE6">
        <w:rPr>
          <w:rFonts w:ascii="Times New Roman" w:hAnsi="Times New Roman" w:cs="Times New Roman"/>
        </w:rPr>
        <w:t>ive responses</w:t>
      </w:r>
      <w:r w:rsidR="003B5431">
        <w:rPr>
          <w:rFonts w:ascii="Times New Roman" w:hAnsi="Times New Roman" w:cs="Times New Roman"/>
        </w:rPr>
        <w:t xml:space="preserve">, </w:t>
      </w:r>
      <w:r w:rsidR="00354EDD">
        <w:rPr>
          <w:rFonts w:ascii="Times New Roman" w:hAnsi="Times New Roman" w:cs="Times New Roman"/>
        </w:rPr>
        <w:t xml:space="preserve">it is unclear what features of the turning task required more </w:t>
      </w:r>
      <w:r w:rsidR="003B5431">
        <w:rPr>
          <w:rFonts w:ascii="Times New Roman" w:hAnsi="Times New Roman" w:cs="Times New Roman"/>
        </w:rPr>
        <w:t xml:space="preserve">mental effort while </w:t>
      </w:r>
      <w:r w:rsidR="00354EDD">
        <w:rPr>
          <w:rFonts w:ascii="Times New Roman" w:hAnsi="Times New Roman" w:cs="Times New Roman"/>
        </w:rPr>
        <w:t xml:space="preserve">walking in </w:t>
      </w:r>
      <w:r w:rsidR="003B5431">
        <w:rPr>
          <w:rFonts w:ascii="Times New Roman" w:hAnsi="Times New Roman" w:cs="Times New Roman"/>
        </w:rPr>
        <w:t xml:space="preserve">the </w:t>
      </w:r>
      <w:r w:rsidR="00354EDD">
        <w:rPr>
          <w:rFonts w:ascii="Times New Roman" w:hAnsi="Times New Roman" w:cs="Times New Roman"/>
        </w:rPr>
        <w:t xml:space="preserve">threatening environment. </w:t>
      </w:r>
      <w:r>
        <w:rPr>
          <w:rFonts w:ascii="Times New Roman" w:hAnsi="Times New Roman" w:cs="Times New Roman"/>
        </w:rPr>
        <w:t xml:space="preserve">Future studies should </w:t>
      </w:r>
      <w:r w:rsidR="00DE7C0A">
        <w:rPr>
          <w:rFonts w:ascii="Times New Roman" w:hAnsi="Times New Roman" w:cs="Times New Roman"/>
        </w:rPr>
        <w:t xml:space="preserve">further </w:t>
      </w:r>
      <w:r>
        <w:rPr>
          <w:rFonts w:ascii="Times New Roman" w:hAnsi="Times New Roman" w:cs="Times New Roman"/>
        </w:rPr>
        <w:t xml:space="preserve">evaluate </w:t>
      </w:r>
      <w:r w:rsidR="003B5431">
        <w:rPr>
          <w:rFonts w:ascii="Times New Roman" w:hAnsi="Times New Roman" w:cs="Times New Roman"/>
        </w:rPr>
        <w:t xml:space="preserve">the perceptual-cognitive processes necessary to regulate complex movement behavior within </w:t>
      </w:r>
      <w:r>
        <w:rPr>
          <w:rFonts w:ascii="Times New Roman" w:hAnsi="Times New Roman" w:cs="Times New Roman"/>
        </w:rPr>
        <w:t>threatening environments</w:t>
      </w:r>
      <w:ins w:id="312" w:author="Tiphanie Raffegeau" w:date="2019-09-11T12:44:00Z">
        <w:r w:rsidR="007C5F73">
          <w:rPr>
            <w:rFonts w:ascii="Times New Roman" w:hAnsi="Times New Roman" w:cs="Times New Roman"/>
          </w:rPr>
          <w:t xml:space="preserve"> through direct and indirect measures of attention</w:t>
        </w:r>
      </w:ins>
      <w:r>
        <w:rPr>
          <w:rFonts w:ascii="Times New Roman" w:hAnsi="Times New Roman" w:cs="Times New Roman"/>
        </w:rPr>
        <w:t xml:space="preserve">. </w:t>
      </w:r>
    </w:p>
    <w:p w14:paraId="25061B6A" w14:textId="2FEF4E64" w:rsidR="00FF52E6" w:rsidRDefault="00135213" w:rsidP="00FF52E6">
      <w:pPr>
        <w:spacing w:line="480" w:lineRule="auto"/>
        <w:rPr>
          <w:rFonts w:ascii="Times New Roman" w:hAnsi="Times New Roman" w:cs="Times New Roman"/>
        </w:rPr>
      </w:pPr>
      <w:r>
        <w:rPr>
          <w:rFonts w:ascii="Times New Roman" w:hAnsi="Times New Roman" w:cs="Times New Roman"/>
        </w:rPr>
        <w:tab/>
      </w:r>
      <w:r w:rsidR="00FF52E6">
        <w:rPr>
          <w:rFonts w:ascii="Times New Roman" w:hAnsi="Times New Roman" w:cs="Times New Roman"/>
        </w:rPr>
        <w:t xml:space="preserve">We analyzed associations between height-induced changes (high elevation– low elevation mean scores) in self-report measures and turning behavior to ascertain whether the direction of effects was consistent across participants. </w:t>
      </w:r>
      <w:r w:rsidR="00DE7C0A">
        <w:rPr>
          <w:rFonts w:ascii="Times New Roman" w:hAnsi="Times New Roman" w:cs="Times New Roman"/>
        </w:rPr>
        <w:t>While</w:t>
      </w:r>
      <w:r w:rsidR="00FE657D">
        <w:rPr>
          <w:rFonts w:ascii="Times New Roman" w:hAnsi="Times New Roman" w:cs="Times New Roman"/>
        </w:rPr>
        <w:t xml:space="preserve"> studies have shown that changes in </w:t>
      </w:r>
      <w:r w:rsidR="00FE657D">
        <w:rPr>
          <w:rFonts w:ascii="Times New Roman" w:hAnsi="Times New Roman" w:cs="Times New Roman"/>
        </w:rPr>
        <w:lastRenderedPageBreak/>
        <w:t>simple reaction time correspond to ratings of mental effort</w:t>
      </w:r>
      <w:ins w:id="313" w:author="Tiphanie Raffegeau" w:date="2019-09-09T15:19:00Z">
        <w:r w:rsidR="00E810D4">
          <w:rPr>
            <w:rFonts w:ascii="Times New Roman" w:hAnsi="Times New Roman" w:cs="Times New Roman"/>
          </w:rPr>
          <w:t xml:space="preserve"> </w:t>
        </w:r>
      </w:ins>
      <w:del w:id="314" w:author="Tiphanie Raffegeau" w:date="2019-09-09T15:19:00Z">
        <w:r w:rsidR="00DE7C0A" w:rsidDel="00E810D4">
          <w:rPr>
            <w:rFonts w:ascii="Times New Roman" w:hAnsi="Times New Roman" w:cs="Times New Roman"/>
          </w:rPr>
          <w:delText>,</w:delText>
        </w:r>
      </w:del>
      <w:r w:rsidR="00FE657D">
        <w:rPr>
          <w:rFonts w:ascii="Times New Roman" w:hAnsi="Times New Roman" w:cs="Times New Roman"/>
        </w:rPr>
        <w:fldChar w:fldCharType="begin" w:fldLock="1"/>
      </w:r>
      <w:r w:rsidR="00E810D4">
        <w:rPr>
          <w:rFonts w:ascii="Times New Roman" w:hAnsi="Times New Roman" w:cs="Times New Roman"/>
        </w:rPr>
        <w:instrText>ADDIN CSL_CITATION {"citationItems":[{"id":"ITEM-1","itemData":{"author":[{"dropping-particle":"","family":"Zijlstra","given":"F. R. H.","non-dropping-particle":"","parse-names":false,"suffix":""}],"id":"ITEM-1","issued":{"date-parts":[["1993"]]},"number-of-pages":"67-103","publisher":"Delft University Press","title":"Efficiency in work behaviour: A design approach for modern tools","type":"book"},"uris":["http://www.mendeley.com/documents/?uuid=b93d89ab-9c23-47fc-a44d-98688d4b4c6d","http://www.mendeley.com/documents/?uuid=e2776c20-d48b-4f5e-9e85-fbec17636e5a"]}],"mendeley":{"formattedCitation":"[21]","plainTextFormattedCitation":"[21]","previouslyFormattedCitation":"&lt;sup&gt;21&lt;/sup&gt;"},"properties":{"noteIndex":0},"schema":"https://github.com/citation-style-language/schema/raw/master/csl-citation.json"}</w:instrText>
      </w:r>
      <w:r w:rsidR="00FE657D">
        <w:rPr>
          <w:rFonts w:ascii="Times New Roman" w:hAnsi="Times New Roman" w:cs="Times New Roman"/>
        </w:rPr>
        <w:fldChar w:fldCharType="separate"/>
      </w:r>
      <w:r w:rsidR="00E810D4" w:rsidRPr="00E810D4">
        <w:rPr>
          <w:rFonts w:ascii="Times New Roman" w:hAnsi="Times New Roman" w:cs="Times New Roman"/>
          <w:noProof/>
        </w:rPr>
        <w:t>[21]</w:t>
      </w:r>
      <w:r w:rsidR="00FE657D">
        <w:rPr>
          <w:rFonts w:ascii="Times New Roman" w:hAnsi="Times New Roman" w:cs="Times New Roman"/>
        </w:rPr>
        <w:fldChar w:fldCharType="end"/>
      </w:r>
      <w:ins w:id="315" w:author="Tiphanie Raffegeau" w:date="2019-09-09T15:19:00Z">
        <w:r w:rsidR="00E810D4">
          <w:rPr>
            <w:rFonts w:ascii="Times New Roman" w:hAnsi="Times New Roman" w:cs="Times New Roman"/>
          </w:rPr>
          <w:t>,</w:t>
        </w:r>
      </w:ins>
      <w:r w:rsidR="00FE657D">
        <w:rPr>
          <w:rFonts w:ascii="Times New Roman" w:hAnsi="Times New Roman" w:cs="Times New Roman"/>
        </w:rPr>
        <w:t xml:space="preserve"> </w:t>
      </w:r>
      <w:r w:rsidR="00DE7C0A">
        <w:rPr>
          <w:rFonts w:ascii="Times New Roman" w:hAnsi="Times New Roman" w:cs="Times New Roman"/>
        </w:rPr>
        <w:t xml:space="preserve">none of the self-report measures </w:t>
      </w:r>
      <w:r w:rsidR="00FF52E6">
        <w:rPr>
          <w:rFonts w:ascii="Times New Roman" w:hAnsi="Times New Roman" w:cs="Times New Roman"/>
        </w:rPr>
        <w:t>were correlated with</w:t>
      </w:r>
      <w:r w:rsidR="00DE7C0A">
        <w:rPr>
          <w:rFonts w:ascii="Times New Roman" w:hAnsi="Times New Roman" w:cs="Times New Roman"/>
        </w:rPr>
        <w:t xml:space="preserve"> changes to</w:t>
      </w:r>
      <w:r w:rsidR="00FF52E6">
        <w:rPr>
          <w:rFonts w:ascii="Times New Roman" w:hAnsi="Times New Roman" w:cs="Times New Roman"/>
        </w:rPr>
        <w:t xml:space="preserve"> peak turning velocity. </w:t>
      </w:r>
      <w:r w:rsidR="00C8340B">
        <w:rPr>
          <w:rFonts w:ascii="Times New Roman" w:hAnsi="Times New Roman" w:cs="Times New Roman"/>
        </w:rPr>
        <w:t>One potential explanation for the lack of</w:t>
      </w:r>
      <w:r w:rsidR="00D836ED">
        <w:rPr>
          <w:rFonts w:ascii="Times New Roman" w:hAnsi="Times New Roman" w:cs="Times New Roman"/>
        </w:rPr>
        <w:t xml:space="preserve"> significant</w:t>
      </w:r>
      <w:r w:rsidR="00C8340B">
        <w:rPr>
          <w:rFonts w:ascii="Times New Roman" w:hAnsi="Times New Roman" w:cs="Times New Roman"/>
        </w:rPr>
        <w:t xml:space="preserve"> correlations is </w:t>
      </w:r>
      <w:r w:rsidR="00DE7C0A">
        <w:rPr>
          <w:rFonts w:ascii="Times New Roman" w:hAnsi="Times New Roman" w:cs="Times New Roman"/>
        </w:rPr>
        <w:t>peak turning velocity is not a refined enough measure to detect significant correlations with affect</w:t>
      </w:r>
      <w:r w:rsidR="00A96803">
        <w:rPr>
          <w:rFonts w:ascii="Times New Roman" w:hAnsi="Times New Roman" w:cs="Times New Roman"/>
        </w:rPr>
        <w:t>ive ratings</w:t>
      </w:r>
      <w:r w:rsidR="00DE7C0A">
        <w:rPr>
          <w:rFonts w:ascii="Times New Roman" w:hAnsi="Times New Roman" w:cs="Times New Roman"/>
        </w:rPr>
        <w:t xml:space="preserve">. </w:t>
      </w:r>
      <w:ins w:id="316" w:author="Tiphanie Raffegeau" w:date="2019-09-11T14:23:00Z">
        <w:r w:rsidR="001C6BE9">
          <w:rPr>
            <w:rFonts w:ascii="Times New Roman" w:hAnsi="Times New Roman" w:cs="Times New Roman"/>
          </w:rPr>
          <w:t xml:space="preserve">However, ratings of mental effort were positively and strongly associated </w:t>
        </w:r>
      </w:ins>
      <w:ins w:id="317" w:author="Tiphanie Raffegeau" w:date="2019-09-11T14:24:00Z">
        <w:r w:rsidR="001C6BE9">
          <w:rPr>
            <w:rFonts w:ascii="Times New Roman" w:hAnsi="Times New Roman" w:cs="Times New Roman"/>
          </w:rPr>
          <w:t xml:space="preserve">with affective measures, showing that the change from low to high walking environments </w:t>
        </w:r>
      </w:ins>
      <w:ins w:id="318" w:author="Tiphanie Raffegeau" w:date="2019-09-11T14:25:00Z">
        <w:r w:rsidR="001C6BE9">
          <w:rPr>
            <w:rFonts w:ascii="Times New Roman" w:hAnsi="Times New Roman" w:cs="Times New Roman"/>
          </w:rPr>
          <w:t>similarly</w:t>
        </w:r>
      </w:ins>
      <w:ins w:id="319" w:author="Tiphanie Raffegeau" w:date="2019-09-11T14:24:00Z">
        <w:r w:rsidR="001C6BE9">
          <w:rPr>
            <w:rFonts w:ascii="Times New Roman" w:hAnsi="Times New Roman" w:cs="Times New Roman"/>
          </w:rPr>
          <w:t xml:space="preserve"> impacted perceptions of affect and m</w:t>
        </w:r>
      </w:ins>
      <w:ins w:id="320" w:author="Tiphanie Raffegeau" w:date="2019-09-11T14:25:00Z">
        <w:r w:rsidR="001C6BE9">
          <w:rPr>
            <w:rFonts w:ascii="Times New Roman" w:hAnsi="Times New Roman" w:cs="Times New Roman"/>
          </w:rPr>
          <w:t>ental effort.</w:t>
        </w:r>
      </w:ins>
      <w:ins w:id="321" w:author="Tiphanie Raffegeau" w:date="2019-09-11T14:24:00Z">
        <w:r w:rsidR="001C6BE9">
          <w:rPr>
            <w:rFonts w:ascii="Times New Roman" w:hAnsi="Times New Roman" w:cs="Times New Roman"/>
          </w:rPr>
          <w:t xml:space="preserve"> </w:t>
        </w:r>
      </w:ins>
      <w:r w:rsidR="00DE7C0A">
        <w:rPr>
          <w:rFonts w:ascii="Times New Roman" w:hAnsi="Times New Roman" w:cs="Times New Roman"/>
        </w:rPr>
        <w:t>S</w:t>
      </w:r>
      <w:r w:rsidR="00FE657D">
        <w:rPr>
          <w:rFonts w:ascii="Times New Roman" w:hAnsi="Times New Roman" w:cs="Times New Roman"/>
        </w:rPr>
        <w:t xml:space="preserve">elf-report measures </w:t>
      </w:r>
      <w:r w:rsidR="007647A6">
        <w:rPr>
          <w:rFonts w:ascii="Times New Roman" w:hAnsi="Times New Roman" w:cs="Times New Roman"/>
        </w:rPr>
        <w:t xml:space="preserve">may be </w:t>
      </w:r>
      <w:r w:rsidR="00FE657D">
        <w:rPr>
          <w:rFonts w:ascii="Times New Roman" w:hAnsi="Times New Roman" w:cs="Times New Roman"/>
        </w:rPr>
        <w:t xml:space="preserve">more sensitive to changes in anxiety than gross indices of motor speed, particularly during complex movements where multiple strategies can be effective. </w:t>
      </w:r>
      <w:r w:rsidR="00DE7C0A">
        <w:rPr>
          <w:rFonts w:ascii="Times New Roman" w:hAnsi="Times New Roman" w:cs="Times New Roman"/>
        </w:rPr>
        <w:t>Measures of turning quality may be reflective of underlying changes in cognitive and perceptual processing</w:t>
      </w:r>
      <w:ins w:id="322" w:author="Tiphanie Raffegeau" w:date="2019-09-09T15:19:00Z">
        <w:r w:rsidR="00E810D4">
          <w:rPr>
            <w:rFonts w:ascii="Times New Roman" w:hAnsi="Times New Roman" w:cs="Times New Roman"/>
          </w:rPr>
          <w:t xml:space="preserve"> </w:t>
        </w:r>
      </w:ins>
      <w:del w:id="323" w:author="Tiphanie Raffegeau" w:date="2019-09-09T15:19:00Z">
        <w:r w:rsidR="00DE7C0A" w:rsidDel="00E810D4">
          <w:rPr>
            <w:rFonts w:ascii="Times New Roman" w:hAnsi="Times New Roman" w:cs="Times New Roman"/>
          </w:rPr>
          <w:delText>,</w:delText>
        </w:r>
      </w:del>
      <w:r w:rsidR="00DE7C0A">
        <w:rPr>
          <w:rFonts w:ascii="Times New Roman" w:hAnsi="Times New Roman" w:cs="Times New Roman"/>
        </w:rPr>
        <w:fldChar w:fldCharType="begin" w:fldLock="1"/>
      </w:r>
      <w:r w:rsidR="00E810D4">
        <w:rPr>
          <w:rFonts w:ascii="Times New Roman" w:hAnsi="Times New Roman" w:cs="Times New Roman"/>
        </w:rPr>
        <w:instrText>ADDIN CSL_CITATION {"citationItems":[{"id":"ITEM-1","itemData":{"DOI":"10.1186/s12984-016-0147-4","ISSN":"1743-0003","PMID":"27094039","abstract":"BACKGROUND The ability to turn while walking is essential for daily living activities. Turning is slower and more steps are required to complete a turn in people with Parkinson's disease (PD) compared to control subjects but it is unclear whether this altered strategy is pathological or compensatory. The aim of our study is to characterize the dynamics of postural stability during continuous series of turns while walking at various speeds in subjects with PD compared to control subjects. We hypothesize that people with PD slow their turns to compensate for impaired postural stability. METHOD Motion analysis was used to compare gait kinematics between 12 subjects with PD in their ON state and 19 control subjects while walking continuously on a route composed of short, straight paths interspersed with eleven right and left turns between 30 and 180°. We asked subjects to perform the route at three different speeds: preferred, faster, and slower. Features describing gait spatio-temporal parameters and turning characteristics were extracted from marker trajectories. In addition, to quantify dynamic stability during turns we calculated the distance between the lateral edge of the base of support and the body center of mass, as well as the extrapolated body center of mass. RESULTS Subjects with PD had slower turns and did not widen the distance between their feet for turning, compared to control subjects. Subjects with PD tended to cut short their turns compared to control subjects, resulting in a shorter walking path. Dynamic stability was smaller in the PD, compared to the healthy group, particularly for fast turning angles of 90°. CONCLUSIONS The slower turning speeds and larger turning angles in people with PD might reflect a compensatory strategy to prevent dynamic postural instability given their narrow base of support.","author":[{"dropping-particle":"","family":"Mellone","given":"Sabato","non-dropping-particle":"","parse-names":false,"suffix":""},{"dropping-particle":"","family":"Mancini","given":"Martina","non-dropping-particle":"","parse-names":false,"suffix":""},{"dropping-particle":"","family":"King","given":"Laurie A","non-dropping-particle":"","parse-names":false,"suffix":""},{"dropping-particle":"","family":"Horak","given":"Fay B","non-dropping-particle":"","parse-names":false,"suffix":""},{"dropping-particle":"","family":"Chiari","given":"Lorenzo","non-dropping-particle":"","parse-names":false,"suffix":""}],"container-title":"Journal of neuroengineering and rehabilitation","id":"ITEM-1","issued":{"date-parts":[["2016","4","19"]]},"page":"39","publisher":"BioMed Central","title":"The quality of turning in Parkinson's disease: a compensatory strategy to prevent postural instability?","type":"article-journal","volume":"13"},"uris":["http://www.mendeley.com/documents/?uuid=39136077-7eae-3e53-8945-b867d57cd1f2"]}],"mendeley":{"formattedCitation":"[27]","plainTextFormattedCitation":"[27]","previouslyFormattedCitation":"&lt;sup&gt;27&lt;/sup&gt;"},"properties":{"noteIndex":0},"schema":"https://github.com/citation-style-language/schema/raw/master/csl-citation.json"}</w:instrText>
      </w:r>
      <w:r w:rsidR="00DE7C0A">
        <w:rPr>
          <w:rFonts w:ascii="Times New Roman" w:hAnsi="Times New Roman" w:cs="Times New Roman"/>
        </w:rPr>
        <w:fldChar w:fldCharType="separate"/>
      </w:r>
      <w:r w:rsidR="00E810D4" w:rsidRPr="00E810D4">
        <w:rPr>
          <w:rFonts w:ascii="Times New Roman" w:hAnsi="Times New Roman" w:cs="Times New Roman"/>
          <w:noProof/>
        </w:rPr>
        <w:t>[27]</w:t>
      </w:r>
      <w:r w:rsidR="00DE7C0A">
        <w:rPr>
          <w:rFonts w:ascii="Times New Roman" w:hAnsi="Times New Roman" w:cs="Times New Roman"/>
        </w:rPr>
        <w:fldChar w:fldCharType="end"/>
      </w:r>
      <w:ins w:id="324" w:author="Tiphanie Raffegeau" w:date="2019-09-09T15:19:00Z">
        <w:r w:rsidR="00E810D4">
          <w:rPr>
            <w:rFonts w:ascii="Times New Roman" w:hAnsi="Times New Roman" w:cs="Times New Roman"/>
          </w:rPr>
          <w:t>,</w:t>
        </w:r>
      </w:ins>
      <w:r w:rsidR="00DE7C0A">
        <w:rPr>
          <w:rFonts w:ascii="Times New Roman" w:hAnsi="Times New Roman" w:cs="Times New Roman"/>
        </w:rPr>
        <w:t xml:space="preserve"> and </w:t>
      </w:r>
      <w:del w:id="325" w:author="Tiphanie Raffegeau" w:date="2019-09-11T12:44:00Z">
        <w:r w:rsidR="00DE7C0A" w:rsidDel="007C5F73">
          <w:rPr>
            <w:rFonts w:ascii="Times New Roman" w:hAnsi="Times New Roman" w:cs="Times New Roman"/>
          </w:rPr>
          <w:delText>future studies</w:delText>
        </w:r>
      </w:del>
      <w:ins w:id="326" w:author="Tiphanie Raffegeau" w:date="2019-09-11T12:44:00Z">
        <w:r w:rsidR="007C5F73">
          <w:rPr>
            <w:rFonts w:ascii="Times New Roman" w:hAnsi="Times New Roman" w:cs="Times New Roman"/>
          </w:rPr>
          <w:t>in the future, researchers</w:t>
        </w:r>
      </w:ins>
      <w:r w:rsidR="00DE7C0A">
        <w:rPr>
          <w:rFonts w:ascii="Times New Roman" w:hAnsi="Times New Roman" w:cs="Times New Roman"/>
        </w:rPr>
        <w:t xml:space="preserve"> should pursue the relationships between turning strategies and affective responses to environmental threat. </w:t>
      </w:r>
    </w:p>
    <w:p w14:paraId="0A53D834" w14:textId="0DC5CADA" w:rsidR="003B5431" w:rsidRDefault="003B5431" w:rsidP="005B7569">
      <w:pPr>
        <w:spacing w:line="480" w:lineRule="auto"/>
        <w:ind w:firstLine="720"/>
        <w:rPr>
          <w:rFonts w:ascii="Times New Roman" w:hAnsi="Times New Roman" w:cs="Times New Roman"/>
        </w:rPr>
      </w:pPr>
      <w:r>
        <w:rPr>
          <w:rFonts w:ascii="Times New Roman" w:hAnsi="Times New Roman" w:cs="Times New Roman"/>
        </w:rPr>
        <w:t xml:space="preserve">A secondary aim of this study was to determine if the effectiveness of the VR illusion diminished across time. </w:t>
      </w:r>
      <w:r w:rsidR="007647A6">
        <w:rPr>
          <w:rFonts w:ascii="Times New Roman" w:hAnsi="Times New Roman" w:cs="Times New Roman"/>
        </w:rPr>
        <w:t>Our f</w:t>
      </w:r>
      <w:r>
        <w:rPr>
          <w:rFonts w:ascii="Times New Roman" w:hAnsi="Times New Roman" w:cs="Times New Roman"/>
        </w:rPr>
        <w:t xml:space="preserve">indings suggested that changes in turning performance across trials might occur when walking in elevated virtual environments (i.e., positive </w:t>
      </w:r>
      <w:r w:rsidRPr="003423BD">
        <w:rPr>
          <w:rFonts w:ascii="Symbol" w:hAnsi="Symbol" w:cs="Times New Roman"/>
          <w:i/>
        </w:rPr>
        <w:t></w:t>
      </w:r>
      <w:r>
        <w:rPr>
          <w:rFonts w:ascii="Times New Roman" w:hAnsi="Times New Roman" w:cs="Times New Roman"/>
        </w:rPr>
        <w:t xml:space="preserve"> coefficients for Trial main effects and interactions), with participants tending to increase their peak turning velocity across trials. </w:t>
      </w:r>
      <w:r w:rsidR="00E12EBD">
        <w:rPr>
          <w:rFonts w:ascii="Times New Roman" w:hAnsi="Times New Roman" w:cs="Times New Roman"/>
        </w:rPr>
        <w:t>T</w:t>
      </w:r>
      <w:r>
        <w:rPr>
          <w:rFonts w:ascii="Times New Roman" w:hAnsi="Times New Roman" w:cs="Times New Roman"/>
        </w:rPr>
        <w:t xml:space="preserve">his type of habituation </w:t>
      </w:r>
      <w:del w:id="327" w:author="Tiphanie Raffegeau" w:date="2019-09-11T12:44:00Z">
        <w:r w:rsidDel="007C5F73">
          <w:rPr>
            <w:rFonts w:ascii="Times New Roman" w:hAnsi="Times New Roman" w:cs="Times New Roman"/>
          </w:rPr>
          <w:delText>is important to consider</w:delText>
        </w:r>
      </w:del>
      <w:ins w:id="328" w:author="Tiphanie Raffegeau" w:date="2019-09-11T12:44:00Z">
        <w:r w:rsidR="007C5F73">
          <w:rPr>
            <w:rFonts w:ascii="Times New Roman" w:hAnsi="Times New Roman" w:cs="Times New Roman"/>
          </w:rPr>
          <w:t xml:space="preserve"> is a significant concern</w:t>
        </w:r>
      </w:ins>
      <w:r>
        <w:rPr>
          <w:rFonts w:ascii="Times New Roman" w:hAnsi="Times New Roman" w:cs="Times New Roman"/>
        </w:rPr>
        <w:t xml:space="preserve"> for researchers seeking to use VR for research purposes. The validity of the VR illusions and comfort of the participant within the virtual environments may change across trials, potentially nullifying the effects of anxiety manipulations. Although </w:t>
      </w:r>
      <w:del w:id="329" w:author="Tiphanie Raffegeau" w:date="2019-09-11T12:45:00Z">
        <w:r w:rsidDel="007C5F73">
          <w:rPr>
            <w:rFonts w:ascii="Times New Roman" w:hAnsi="Times New Roman" w:cs="Times New Roman"/>
          </w:rPr>
          <w:delText xml:space="preserve">the </w:delText>
        </w:r>
      </w:del>
      <w:r>
        <w:rPr>
          <w:rFonts w:ascii="Times New Roman" w:hAnsi="Times New Roman" w:cs="Times New Roman"/>
        </w:rPr>
        <w:t xml:space="preserve">results confirm that the VR illusion was successful, less than five trials may be more ideal for capturing the effects of anxiety before participants become acclimated to the environment. </w:t>
      </w:r>
    </w:p>
    <w:p w14:paraId="0BAFEF37" w14:textId="77777777" w:rsidR="00DF250D" w:rsidRDefault="00DF250D" w:rsidP="005B7569">
      <w:pPr>
        <w:spacing w:line="480" w:lineRule="auto"/>
        <w:ind w:firstLine="720"/>
        <w:rPr>
          <w:rFonts w:ascii="Times New Roman" w:hAnsi="Times New Roman" w:cs="Times New Roman"/>
        </w:rPr>
      </w:pPr>
    </w:p>
    <w:p w14:paraId="1D2F5D5C" w14:textId="35F895F7" w:rsidR="006B20C1" w:rsidRDefault="005D0753" w:rsidP="00C96689">
      <w:pPr>
        <w:keepNext/>
        <w:keepLines/>
        <w:spacing w:line="480" w:lineRule="auto"/>
        <w:rPr>
          <w:rFonts w:ascii="Times New Roman" w:hAnsi="Times New Roman" w:cs="Times New Roman"/>
        </w:rPr>
        <w:pPrChange w:id="330" w:author="Tiphanie Raffegeau" w:date="2019-09-11T14:26:00Z">
          <w:pPr>
            <w:spacing w:line="480" w:lineRule="auto"/>
          </w:pPr>
        </w:pPrChange>
      </w:pPr>
      <w:ins w:id="331" w:author="Tiphanie Raffegeau" w:date="2019-09-11T14:30:00Z">
        <w:r>
          <w:rPr>
            <w:rFonts w:ascii="Times New Roman" w:hAnsi="Times New Roman" w:cs="Times New Roman"/>
          </w:rPr>
          <w:lastRenderedPageBreak/>
          <w:t xml:space="preserve">4.1 </w:t>
        </w:r>
      </w:ins>
      <w:del w:id="332" w:author="Tiphanie Raffegeau" w:date="2019-09-11T14:12:00Z">
        <w:r w:rsidR="00354EDD" w:rsidDel="00A12587">
          <w:rPr>
            <w:rFonts w:ascii="Times New Roman" w:hAnsi="Times New Roman" w:cs="Times New Roman"/>
          </w:rPr>
          <w:delText>LIMITATIONS</w:delText>
        </w:r>
      </w:del>
      <w:ins w:id="333" w:author="Tiphanie Raffegeau" w:date="2019-09-11T14:12:00Z">
        <w:r w:rsidR="00A12587">
          <w:rPr>
            <w:rFonts w:ascii="Times New Roman" w:hAnsi="Times New Roman" w:cs="Times New Roman"/>
          </w:rPr>
          <w:t>Limitations</w:t>
        </w:r>
      </w:ins>
    </w:p>
    <w:p w14:paraId="195B92D7" w14:textId="5601C53B" w:rsidR="00DC113D" w:rsidRDefault="00FF52E6" w:rsidP="00C96689">
      <w:pPr>
        <w:keepNext/>
        <w:keepLines/>
        <w:spacing w:line="480" w:lineRule="auto"/>
        <w:ind w:firstLine="720"/>
        <w:rPr>
          <w:rFonts w:ascii="Times New Roman" w:hAnsi="Times New Roman" w:cs="Times New Roman"/>
        </w:rPr>
        <w:pPrChange w:id="334" w:author="Tiphanie Raffegeau" w:date="2019-09-11T14:26:00Z">
          <w:pPr>
            <w:spacing w:line="480" w:lineRule="auto"/>
            <w:ind w:firstLine="720"/>
          </w:pPr>
        </w:pPrChange>
      </w:pPr>
      <w:r>
        <w:rPr>
          <w:rFonts w:ascii="Times New Roman" w:hAnsi="Times New Roman" w:cs="Times New Roman"/>
        </w:rPr>
        <w:t xml:space="preserve">Although this pilot study was primarily conducted to determine the feasibility of using more-realistic virtual environments to induce anxiety during a complex movement task, several limitations </w:t>
      </w:r>
      <w:r w:rsidR="000B680D">
        <w:rPr>
          <w:rFonts w:ascii="Times New Roman" w:hAnsi="Times New Roman" w:cs="Times New Roman"/>
        </w:rPr>
        <w:t xml:space="preserve">are </w:t>
      </w:r>
      <w:r>
        <w:rPr>
          <w:rFonts w:ascii="Times New Roman" w:hAnsi="Times New Roman" w:cs="Times New Roman"/>
        </w:rPr>
        <w:t xml:space="preserve">worth acknowledging. First, although we included a </w:t>
      </w:r>
      <w:r w:rsidR="00A377C4">
        <w:rPr>
          <w:rFonts w:ascii="Times New Roman" w:hAnsi="Times New Roman" w:cs="Times New Roman"/>
        </w:rPr>
        <w:t>visual representation of the f</w:t>
      </w:r>
      <w:ins w:id="335" w:author="Tiphanie Raffegeau" w:date="2019-09-11T12:45:00Z">
        <w:r w:rsidR="00B0271B">
          <w:rPr>
            <w:rFonts w:ascii="Times New Roman" w:hAnsi="Times New Roman" w:cs="Times New Roman"/>
          </w:rPr>
          <w:t>ee</w:t>
        </w:r>
      </w:ins>
      <w:del w:id="336" w:author="Tiphanie Raffegeau" w:date="2019-09-11T12:45:00Z">
        <w:r w:rsidR="00A377C4" w:rsidDel="00B0271B">
          <w:rPr>
            <w:rFonts w:ascii="Times New Roman" w:hAnsi="Times New Roman" w:cs="Times New Roman"/>
          </w:rPr>
          <w:delText>oo</w:delText>
        </w:r>
      </w:del>
      <w:r w:rsidR="00A377C4">
        <w:rPr>
          <w:rFonts w:ascii="Times New Roman" w:hAnsi="Times New Roman" w:cs="Times New Roman"/>
        </w:rPr>
        <w:t>t</w:t>
      </w:r>
      <w:r>
        <w:rPr>
          <w:rFonts w:ascii="Times New Roman" w:hAnsi="Times New Roman" w:cs="Times New Roman"/>
        </w:rPr>
        <w:t xml:space="preserve"> during the walking trials, foot size</w:t>
      </w:r>
      <w:r w:rsidR="00A377C4">
        <w:rPr>
          <w:rFonts w:ascii="Times New Roman" w:hAnsi="Times New Roman" w:cs="Times New Roman"/>
        </w:rPr>
        <w:t xml:space="preserve"> was not scaled for each participant.</w:t>
      </w:r>
      <w:r>
        <w:rPr>
          <w:rFonts w:ascii="Times New Roman" w:hAnsi="Times New Roman" w:cs="Times New Roman"/>
        </w:rPr>
        <w:t xml:space="preserve"> We did not observe any major issues with the ‘average’ virtual foot, but f</w:t>
      </w:r>
      <w:r w:rsidR="006B20C1">
        <w:rPr>
          <w:rFonts w:ascii="Times New Roman" w:hAnsi="Times New Roman" w:cs="Times New Roman"/>
        </w:rPr>
        <w:t>uture studies should apply a scaling factor to match participants’ virtual foot representation to their actual foot size</w:t>
      </w:r>
      <w:r>
        <w:rPr>
          <w:rFonts w:ascii="Times New Roman" w:hAnsi="Times New Roman" w:cs="Times New Roman"/>
        </w:rPr>
        <w:t xml:space="preserve"> for comfortability within VR environments. Second, </w:t>
      </w:r>
      <w:r w:rsidR="00A96803">
        <w:rPr>
          <w:rFonts w:ascii="Times New Roman" w:hAnsi="Times New Roman" w:cs="Times New Roman"/>
        </w:rPr>
        <w:t>we selected one outcome measure of gross motor performance</w:t>
      </w:r>
      <w:ins w:id="337" w:author="Tiphanie Raffegeau" w:date="2019-09-11T12:50:00Z">
        <w:r w:rsidR="00B0271B">
          <w:rPr>
            <w:rFonts w:ascii="Times New Roman" w:hAnsi="Times New Roman" w:cs="Times New Roman"/>
          </w:rPr>
          <w:t xml:space="preserve"> in the current study,</w:t>
        </w:r>
      </w:ins>
      <w:del w:id="338" w:author="Tiphanie Raffegeau" w:date="2019-09-11T12:50:00Z">
        <w:r w:rsidR="00A96803" w:rsidDel="00B0271B">
          <w:rPr>
            <w:rFonts w:ascii="Times New Roman" w:hAnsi="Times New Roman" w:cs="Times New Roman"/>
          </w:rPr>
          <w:delText>,</w:delText>
        </w:r>
      </w:del>
      <w:r w:rsidR="00A96803">
        <w:rPr>
          <w:rFonts w:ascii="Times New Roman" w:hAnsi="Times New Roman" w:cs="Times New Roman"/>
        </w:rPr>
        <w:t xml:space="preserve"> but </w:t>
      </w:r>
      <w:r>
        <w:rPr>
          <w:rFonts w:ascii="Times New Roman" w:hAnsi="Times New Roman" w:cs="Times New Roman"/>
        </w:rPr>
        <w:t xml:space="preserve">future </w:t>
      </w:r>
      <w:del w:id="339" w:author="Tiphanie Raffegeau" w:date="2019-09-11T12:50:00Z">
        <w:r w:rsidDel="00B0271B">
          <w:rPr>
            <w:rFonts w:ascii="Times New Roman" w:hAnsi="Times New Roman" w:cs="Times New Roman"/>
          </w:rPr>
          <w:delText xml:space="preserve">studies </w:delText>
        </w:r>
      </w:del>
      <w:ins w:id="340" w:author="Tiphanie Raffegeau" w:date="2019-09-11T12:50:00Z">
        <w:r w:rsidR="00B0271B">
          <w:rPr>
            <w:rFonts w:ascii="Times New Roman" w:hAnsi="Times New Roman" w:cs="Times New Roman"/>
          </w:rPr>
          <w:t>work</w:t>
        </w:r>
        <w:r w:rsidR="00B0271B">
          <w:rPr>
            <w:rFonts w:ascii="Times New Roman" w:hAnsi="Times New Roman" w:cs="Times New Roman"/>
          </w:rPr>
          <w:t xml:space="preserve"> </w:t>
        </w:r>
      </w:ins>
      <w:r>
        <w:rPr>
          <w:rFonts w:ascii="Times New Roman" w:hAnsi="Times New Roman" w:cs="Times New Roman"/>
        </w:rPr>
        <w:t>should seek to adopt a</w:t>
      </w:r>
      <w:r w:rsidR="003927F0">
        <w:rPr>
          <w:rFonts w:ascii="Times New Roman" w:hAnsi="Times New Roman" w:cs="Times New Roman"/>
        </w:rPr>
        <w:t>dditional measures</w:t>
      </w:r>
      <w:ins w:id="341" w:author="Tiphanie Raffegeau" w:date="2019-09-11T12:50:00Z">
        <w:r w:rsidR="00B0271B">
          <w:rPr>
            <w:rFonts w:ascii="Times New Roman" w:hAnsi="Times New Roman" w:cs="Times New Roman"/>
          </w:rPr>
          <w:t xml:space="preserve"> of performance</w:t>
        </w:r>
      </w:ins>
      <w:r w:rsidR="003927F0">
        <w:rPr>
          <w:rFonts w:ascii="Times New Roman" w:hAnsi="Times New Roman" w:cs="Times New Roman"/>
        </w:rPr>
        <w:t xml:space="preserve"> such as </w:t>
      </w:r>
      <w:r w:rsidR="00A96803">
        <w:rPr>
          <w:rFonts w:ascii="Times New Roman" w:hAnsi="Times New Roman" w:cs="Times New Roman"/>
        </w:rPr>
        <w:t xml:space="preserve">turning quality, gaze behavior, or </w:t>
      </w:r>
      <w:r w:rsidR="006B20C1">
        <w:rPr>
          <w:rFonts w:ascii="Times New Roman" w:hAnsi="Times New Roman" w:cs="Times New Roman"/>
        </w:rPr>
        <w:t>head position data</w:t>
      </w:r>
      <w:r>
        <w:rPr>
          <w:rFonts w:ascii="Times New Roman" w:hAnsi="Times New Roman" w:cs="Times New Roman"/>
        </w:rPr>
        <w:t xml:space="preserve"> to</w:t>
      </w:r>
      <w:r w:rsidR="00A377C4">
        <w:rPr>
          <w:rFonts w:ascii="Times New Roman" w:hAnsi="Times New Roman" w:cs="Times New Roman"/>
        </w:rPr>
        <w:t xml:space="preserve"> provide</w:t>
      </w:r>
      <w:r w:rsidR="006B20C1">
        <w:rPr>
          <w:rFonts w:ascii="Times New Roman" w:hAnsi="Times New Roman" w:cs="Times New Roman"/>
        </w:rPr>
        <w:t xml:space="preserve"> a more comprehensive understanding of </w:t>
      </w:r>
      <w:del w:id="342" w:author="Tiphanie Raffegeau" w:date="2019-09-11T12:52:00Z">
        <w:r w:rsidR="006B20C1" w:rsidDel="00B0271B">
          <w:rPr>
            <w:rFonts w:ascii="Times New Roman" w:hAnsi="Times New Roman" w:cs="Times New Roman"/>
          </w:rPr>
          <w:delText xml:space="preserve">turning </w:delText>
        </w:r>
      </w:del>
      <w:ins w:id="343" w:author="Tiphanie Raffegeau" w:date="2019-09-11T12:52:00Z">
        <w:r w:rsidR="00B0271B">
          <w:rPr>
            <w:rFonts w:ascii="Times New Roman" w:hAnsi="Times New Roman" w:cs="Times New Roman"/>
          </w:rPr>
          <w:t>complex motor</w:t>
        </w:r>
        <w:r w:rsidR="00B0271B">
          <w:rPr>
            <w:rFonts w:ascii="Times New Roman" w:hAnsi="Times New Roman" w:cs="Times New Roman"/>
          </w:rPr>
          <w:t xml:space="preserve"> </w:t>
        </w:r>
      </w:ins>
      <w:r w:rsidR="000B2332">
        <w:rPr>
          <w:rFonts w:ascii="Times New Roman" w:hAnsi="Times New Roman" w:cs="Times New Roman"/>
        </w:rPr>
        <w:t>behavior</w:t>
      </w:r>
      <w:r w:rsidR="003927F0">
        <w:rPr>
          <w:rFonts w:ascii="Times New Roman" w:hAnsi="Times New Roman" w:cs="Times New Roman"/>
        </w:rPr>
        <w:t>.</w:t>
      </w:r>
      <w:r>
        <w:rPr>
          <w:rFonts w:ascii="Times New Roman" w:hAnsi="Times New Roman" w:cs="Times New Roman"/>
        </w:rPr>
        <w:t xml:space="preserve"> </w:t>
      </w:r>
      <w:r w:rsidR="00A96803">
        <w:rPr>
          <w:rFonts w:ascii="Times New Roman" w:hAnsi="Times New Roman" w:cs="Times New Roman"/>
        </w:rPr>
        <w:t>Third, our walkway was linear</w:t>
      </w:r>
      <w:r w:rsidR="00C75EE6">
        <w:rPr>
          <w:rFonts w:ascii="Times New Roman" w:hAnsi="Times New Roman" w:cs="Times New Roman"/>
        </w:rPr>
        <w:t xml:space="preserve"> and demanded only a single 180° </w:t>
      </w:r>
      <w:r w:rsidR="00A96803">
        <w:rPr>
          <w:rFonts w:ascii="Times New Roman" w:hAnsi="Times New Roman" w:cs="Times New Roman"/>
        </w:rPr>
        <w:t xml:space="preserve">turn, but future studies should manipulate the complexity of </w:t>
      </w:r>
      <w:ins w:id="344" w:author="Tiphanie Raffegeau" w:date="2019-09-11T12:47:00Z">
        <w:r w:rsidR="00B0271B">
          <w:rPr>
            <w:rFonts w:ascii="Times New Roman" w:hAnsi="Times New Roman" w:cs="Times New Roman"/>
          </w:rPr>
          <w:t>virtual</w:t>
        </w:r>
      </w:ins>
      <w:del w:id="345" w:author="Tiphanie Raffegeau" w:date="2019-09-11T12:47:00Z">
        <w:r w:rsidR="00A96803" w:rsidDel="00B0271B">
          <w:rPr>
            <w:rFonts w:ascii="Times New Roman" w:hAnsi="Times New Roman" w:cs="Times New Roman"/>
          </w:rPr>
          <w:delText xml:space="preserve">the </w:delText>
        </w:r>
      </w:del>
      <w:ins w:id="346" w:author="Tiphanie Raffegeau" w:date="2019-09-11T12:47:00Z">
        <w:r w:rsidR="00B0271B">
          <w:rPr>
            <w:rFonts w:ascii="Times New Roman" w:hAnsi="Times New Roman" w:cs="Times New Roman"/>
          </w:rPr>
          <w:t xml:space="preserve"> </w:t>
        </w:r>
      </w:ins>
      <w:r w:rsidR="00A96803">
        <w:rPr>
          <w:rFonts w:ascii="Times New Roman" w:hAnsi="Times New Roman" w:cs="Times New Roman"/>
        </w:rPr>
        <w:t>walkway</w:t>
      </w:r>
      <w:ins w:id="347" w:author="Tiphanie Raffegeau" w:date="2019-09-11T12:47:00Z">
        <w:r w:rsidR="00B0271B">
          <w:rPr>
            <w:rFonts w:ascii="Times New Roman" w:hAnsi="Times New Roman" w:cs="Times New Roman"/>
          </w:rPr>
          <w:t>s</w:t>
        </w:r>
      </w:ins>
      <w:r w:rsidR="00A96803">
        <w:rPr>
          <w:rFonts w:ascii="Times New Roman" w:hAnsi="Times New Roman" w:cs="Times New Roman"/>
        </w:rPr>
        <w:t xml:space="preserve"> and observe varying degrees of turning to generalize the results to more typical walking behavior. </w:t>
      </w:r>
    </w:p>
    <w:p w14:paraId="7B4894E8" w14:textId="7642A9B2" w:rsidR="00DF250D" w:rsidDel="008B3C56" w:rsidRDefault="00DF250D" w:rsidP="00FE657D">
      <w:pPr>
        <w:spacing w:line="480" w:lineRule="auto"/>
        <w:ind w:firstLine="720"/>
        <w:rPr>
          <w:del w:id="348" w:author="Tiphanie Raffegeau" w:date="2019-09-11T14:32:00Z"/>
          <w:rFonts w:ascii="Times New Roman" w:hAnsi="Times New Roman" w:cs="Times New Roman"/>
        </w:rPr>
      </w:pPr>
    </w:p>
    <w:p w14:paraId="02301AF0" w14:textId="77777777" w:rsidR="008B3C56" w:rsidRDefault="008B3C56" w:rsidP="00C55DFF">
      <w:pPr>
        <w:keepNext/>
        <w:keepLines/>
        <w:spacing w:line="480" w:lineRule="auto"/>
        <w:rPr>
          <w:ins w:id="349" w:author="Tiphanie Raffegeau" w:date="2019-09-11T14:32:00Z"/>
          <w:rFonts w:ascii="Times New Roman" w:hAnsi="Times New Roman" w:cs="Times New Roman"/>
        </w:rPr>
      </w:pPr>
    </w:p>
    <w:p w14:paraId="4A35FBFA" w14:textId="7675043A" w:rsidR="002762F7" w:rsidRDefault="004D52B5" w:rsidP="00C55DFF">
      <w:pPr>
        <w:keepNext/>
        <w:keepLines/>
        <w:spacing w:line="480" w:lineRule="auto"/>
        <w:rPr>
          <w:rFonts w:ascii="Times New Roman" w:hAnsi="Times New Roman" w:cs="Times New Roman"/>
        </w:rPr>
      </w:pPr>
      <w:bookmarkStart w:id="350" w:name="_GoBack"/>
      <w:bookmarkEnd w:id="350"/>
      <w:ins w:id="351" w:author="Tiphanie Raffegeau" w:date="2019-09-11T14:32:00Z">
        <w:r>
          <w:rPr>
            <w:rFonts w:ascii="Times New Roman" w:hAnsi="Times New Roman" w:cs="Times New Roman"/>
          </w:rPr>
          <w:t>5.</w:t>
        </w:r>
      </w:ins>
      <w:ins w:id="352" w:author="Tiphanie Raffegeau" w:date="2019-09-11T14:30:00Z">
        <w:r w:rsidR="005D0753">
          <w:rPr>
            <w:rFonts w:ascii="Times New Roman" w:hAnsi="Times New Roman" w:cs="Times New Roman"/>
          </w:rPr>
          <w:t xml:space="preserve"> </w:t>
        </w:r>
      </w:ins>
      <w:del w:id="353" w:author="Tiphanie Raffegeau" w:date="2019-09-11T14:12:00Z">
        <w:r w:rsidR="00354EDD" w:rsidDel="00A12587">
          <w:rPr>
            <w:rFonts w:ascii="Times New Roman" w:hAnsi="Times New Roman" w:cs="Times New Roman"/>
          </w:rPr>
          <w:delText>CONCLUSIONS</w:delText>
        </w:r>
      </w:del>
      <w:ins w:id="354" w:author="Tiphanie Raffegeau" w:date="2019-09-11T14:12:00Z">
        <w:r w:rsidR="00A12587">
          <w:rPr>
            <w:rFonts w:ascii="Times New Roman" w:hAnsi="Times New Roman" w:cs="Times New Roman"/>
          </w:rPr>
          <w:t>Conclusions</w:t>
        </w:r>
      </w:ins>
    </w:p>
    <w:p w14:paraId="5585685C" w14:textId="2FACBA77" w:rsidR="000B32A5" w:rsidRDefault="006B20C1" w:rsidP="00C55DFF">
      <w:pPr>
        <w:keepNext/>
        <w:keepLines/>
        <w:spacing w:line="480" w:lineRule="auto"/>
        <w:ind w:firstLine="720"/>
        <w:rPr>
          <w:rFonts w:ascii="Times New Roman" w:hAnsi="Times New Roman" w:cs="Times New Roman"/>
        </w:rPr>
      </w:pPr>
      <w:r>
        <w:rPr>
          <w:rFonts w:ascii="Times New Roman" w:hAnsi="Times New Roman" w:cs="Times New Roman"/>
        </w:rPr>
        <w:t xml:space="preserve"> </w:t>
      </w:r>
      <w:del w:id="355" w:author="Tiphanie Raffegeau" w:date="2019-09-11T14:30:00Z">
        <w:r w:rsidDel="005D0753">
          <w:rPr>
            <w:rFonts w:ascii="Times New Roman" w:hAnsi="Times New Roman" w:cs="Times New Roman"/>
          </w:rPr>
          <w:delText xml:space="preserve">In conclusion, </w:delText>
        </w:r>
        <w:r w:rsidR="00A96803" w:rsidDel="005D0753">
          <w:rPr>
            <w:rFonts w:ascii="Times New Roman" w:hAnsi="Times New Roman" w:cs="Times New Roman"/>
          </w:rPr>
          <w:delText>t</w:delText>
        </w:r>
      </w:del>
      <w:ins w:id="356" w:author="Tiphanie Raffegeau" w:date="2019-09-11T14:30:00Z">
        <w:r w:rsidR="005D0753">
          <w:rPr>
            <w:rFonts w:ascii="Times New Roman" w:hAnsi="Times New Roman" w:cs="Times New Roman"/>
          </w:rPr>
          <w:t>T</w:t>
        </w:r>
      </w:ins>
      <w:r w:rsidR="00A96803">
        <w:rPr>
          <w:rFonts w:ascii="Times New Roman" w:hAnsi="Times New Roman" w:cs="Times New Roman"/>
        </w:rPr>
        <w:t>he virtual height illusion successfully induced behavioral and self-reported changes as intended. Our</w:t>
      </w:r>
      <w:r>
        <w:rPr>
          <w:rFonts w:ascii="Times New Roman" w:hAnsi="Times New Roman" w:cs="Times New Roman"/>
        </w:rPr>
        <w:t xml:space="preserve"> approach shows promise for investigating anxiety-induced changes </w:t>
      </w:r>
      <w:r w:rsidR="00A96803">
        <w:rPr>
          <w:rFonts w:ascii="Times New Roman" w:hAnsi="Times New Roman" w:cs="Times New Roman"/>
        </w:rPr>
        <w:t xml:space="preserve">to locomotor behavior </w:t>
      </w:r>
      <w:r>
        <w:rPr>
          <w:rFonts w:ascii="Times New Roman" w:hAnsi="Times New Roman" w:cs="Times New Roman"/>
        </w:rPr>
        <w:t>in future studies using older adult populations. Moreover, this method holds significant translational impact for clinical settings</w:t>
      </w:r>
      <w:r w:rsidR="00C8340B">
        <w:rPr>
          <w:rFonts w:ascii="Times New Roman" w:hAnsi="Times New Roman" w:cs="Times New Roman"/>
        </w:rPr>
        <w:t>,</w:t>
      </w:r>
      <w:r>
        <w:rPr>
          <w:rFonts w:ascii="Times New Roman" w:hAnsi="Times New Roman" w:cs="Times New Roman"/>
        </w:rPr>
        <w:t xml:space="preserve"> where the aim is to ameliorate the negative effects of anxiety on mobility during real world navigation. </w:t>
      </w:r>
    </w:p>
    <w:p w14:paraId="43DC41DD" w14:textId="77777777" w:rsidR="004B5A8F" w:rsidRDefault="004B5A8F">
      <w:pPr>
        <w:rPr>
          <w:ins w:id="357" w:author="Tiphanie Raffegeau" w:date="2019-09-09T15:26:00Z"/>
          <w:rFonts w:ascii="Times New Roman" w:hAnsi="Times New Roman" w:cs="Times New Roman"/>
        </w:rPr>
      </w:pPr>
    </w:p>
    <w:p w14:paraId="11B52855" w14:textId="66AE32B5" w:rsidR="004B5A8F" w:rsidRDefault="004B5A8F" w:rsidP="00C96689">
      <w:pPr>
        <w:keepNext/>
        <w:keepLines/>
        <w:spacing w:line="480" w:lineRule="auto"/>
        <w:rPr>
          <w:ins w:id="358" w:author="Tiphanie Raffegeau" w:date="2019-09-09T15:26:00Z"/>
          <w:rFonts w:ascii="Times New Roman" w:hAnsi="Times New Roman" w:cs="Times New Roman"/>
        </w:rPr>
        <w:pPrChange w:id="359" w:author="Tiphanie Raffegeau" w:date="2019-09-11T14:26:00Z">
          <w:pPr/>
        </w:pPrChange>
      </w:pPr>
      <w:ins w:id="360" w:author="Tiphanie Raffegeau" w:date="2019-09-09T15:26:00Z">
        <w:r>
          <w:rPr>
            <w:rFonts w:ascii="Times New Roman" w:hAnsi="Times New Roman" w:cs="Times New Roman"/>
          </w:rPr>
          <w:t>Conflict of Interest Statement</w:t>
        </w:r>
      </w:ins>
    </w:p>
    <w:p w14:paraId="0E3646BD" w14:textId="77777777" w:rsidR="004B5A8F" w:rsidRDefault="004B5A8F" w:rsidP="00C96689">
      <w:pPr>
        <w:keepNext/>
        <w:keepLines/>
        <w:spacing w:line="480" w:lineRule="auto"/>
        <w:rPr>
          <w:ins w:id="361" w:author="Tiphanie Raffegeau" w:date="2019-09-09T15:26:00Z"/>
          <w:rFonts w:ascii="Times New Roman" w:hAnsi="Times New Roman" w:cs="Times New Roman"/>
        </w:rPr>
        <w:pPrChange w:id="362" w:author="Tiphanie Raffegeau" w:date="2019-09-11T14:26:00Z">
          <w:pPr/>
        </w:pPrChange>
      </w:pPr>
      <w:ins w:id="363" w:author="Tiphanie Raffegeau" w:date="2019-09-09T15:26:00Z">
        <w:r>
          <w:rPr>
            <w:rFonts w:ascii="Times New Roman" w:hAnsi="Times New Roman" w:cs="Times New Roman"/>
          </w:rPr>
          <w:t xml:space="preserve">The authors have no conflict of interest to report. </w:t>
        </w:r>
      </w:ins>
    </w:p>
    <w:p w14:paraId="02E3CEED" w14:textId="77777777" w:rsidR="00400498" w:rsidRDefault="00400498">
      <w:pPr>
        <w:spacing w:line="480" w:lineRule="auto"/>
        <w:rPr>
          <w:ins w:id="364" w:author="Tiphanie Raffegeau" w:date="2019-09-11T13:14:00Z"/>
          <w:rFonts w:ascii="Times New Roman" w:hAnsi="Times New Roman" w:cs="Times New Roman"/>
        </w:rPr>
        <w:pPrChange w:id="365" w:author="Tiphanie Raffegeau" w:date="2019-09-09T15:27:00Z">
          <w:pPr/>
        </w:pPrChange>
      </w:pPr>
    </w:p>
    <w:p w14:paraId="72505B66" w14:textId="681EDBD1" w:rsidR="004B5A8F" w:rsidRDefault="004B5A8F" w:rsidP="00C96689">
      <w:pPr>
        <w:keepNext/>
        <w:keepLines/>
        <w:spacing w:line="480" w:lineRule="auto"/>
        <w:rPr>
          <w:ins w:id="366" w:author="Tiphanie Raffegeau" w:date="2019-09-09T15:26:00Z"/>
          <w:rFonts w:ascii="Times New Roman" w:hAnsi="Times New Roman" w:cs="Times New Roman"/>
        </w:rPr>
        <w:pPrChange w:id="367" w:author="Tiphanie Raffegeau" w:date="2019-09-11T14:26:00Z">
          <w:pPr/>
        </w:pPrChange>
      </w:pPr>
      <w:ins w:id="368" w:author="Tiphanie Raffegeau" w:date="2019-09-09T15:26:00Z">
        <w:r>
          <w:rPr>
            <w:rFonts w:ascii="Times New Roman" w:hAnsi="Times New Roman" w:cs="Times New Roman"/>
          </w:rPr>
          <w:lastRenderedPageBreak/>
          <w:t>Acknowledgements</w:t>
        </w:r>
      </w:ins>
    </w:p>
    <w:p w14:paraId="687D796D" w14:textId="0F676B5D" w:rsidR="002762F7" w:rsidRDefault="004B5A8F" w:rsidP="00C96689">
      <w:pPr>
        <w:keepNext/>
        <w:keepLines/>
        <w:spacing w:line="480" w:lineRule="auto"/>
        <w:rPr>
          <w:ins w:id="369" w:author="Tiphanie Raffegeau" w:date="2019-09-09T15:26:00Z"/>
          <w:rFonts w:ascii="Times New Roman" w:hAnsi="Times New Roman" w:cs="Times New Roman"/>
        </w:rPr>
        <w:pPrChange w:id="370" w:author="Tiphanie Raffegeau" w:date="2019-09-11T14:26:00Z">
          <w:pPr/>
        </w:pPrChange>
      </w:pPr>
      <w:ins w:id="371" w:author="Tiphanie Raffegeau" w:date="2019-09-09T15:26:00Z">
        <w:r>
          <w:rPr>
            <w:rFonts w:ascii="Times New Roman" w:hAnsi="Times New Roman" w:cs="Times New Roman"/>
          </w:rPr>
          <w:t xml:space="preserve">We would like to thank Tezika </w:t>
        </w:r>
      </w:ins>
      <w:ins w:id="372" w:author="Tiphanie Raffegeau" w:date="2019-09-09T15:27:00Z">
        <w:r>
          <w:rPr>
            <w:rFonts w:ascii="Times New Roman" w:hAnsi="Times New Roman" w:cs="Times New Roman"/>
          </w:rPr>
          <w:t xml:space="preserve">Zhou for his help with the VR program and the undergraduate volunteers for the Cognitive Motor Neuroscience theme at the University of Utah for their hard work in collecting and preparing the data. </w:t>
        </w:r>
      </w:ins>
      <w:r w:rsidR="002762F7">
        <w:rPr>
          <w:rFonts w:ascii="Times New Roman" w:hAnsi="Times New Roman" w:cs="Times New Roman"/>
        </w:rPr>
        <w:br w:type="page"/>
      </w:r>
    </w:p>
    <w:p w14:paraId="317AD30C" w14:textId="77777777" w:rsidR="004B5A8F" w:rsidRDefault="004B5A8F">
      <w:pPr>
        <w:rPr>
          <w:rFonts w:ascii="Times New Roman" w:hAnsi="Times New Roman" w:cs="Times New Roman"/>
        </w:rPr>
      </w:pPr>
    </w:p>
    <w:p w14:paraId="4B674252" w14:textId="77777777" w:rsidR="00D623BD" w:rsidRDefault="00D623BD">
      <w:pPr>
        <w:rPr>
          <w:rFonts w:ascii="Times New Roman" w:hAnsi="Times New Roman" w:cs="Times New Roman"/>
        </w:rPr>
      </w:pPr>
    </w:p>
    <w:p w14:paraId="29D9F414" w14:textId="66FA7D0B" w:rsidR="00F5539A" w:rsidRDefault="00F5539A" w:rsidP="00F5539A">
      <w:pPr>
        <w:spacing w:line="360" w:lineRule="auto"/>
        <w:rPr>
          <w:rFonts w:ascii="Times New Roman" w:hAnsi="Times New Roman" w:cs="Times New Roman"/>
        </w:rPr>
      </w:pPr>
      <w:r>
        <w:rPr>
          <w:rFonts w:ascii="Times New Roman" w:hAnsi="Times New Roman" w:cs="Times New Roman"/>
        </w:rPr>
        <w:t>TABLES:</w:t>
      </w:r>
    </w:p>
    <w:p w14:paraId="329BF7E6" w14:textId="28177EEC" w:rsidR="00D90887" w:rsidRDefault="00D90887" w:rsidP="00C55DFF">
      <w:pPr>
        <w:rPr>
          <w:rFonts w:ascii="Times New Roman" w:hAnsi="Times New Roman" w:cs="Times New Roman"/>
        </w:rPr>
      </w:pPr>
      <w:r w:rsidRPr="00E54386">
        <w:rPr>
          <w:rFonts w:ascii="Times New Roman" w:hAnsi="Times New Roman" w:cs="Times New Roman"/>
        </w:rPr>
        <w:t xml:space="preserve">Table </w:t>
      </w:r>
      <w:r>
        <w:rPr>
          <w:rFonts w:ascii="Times New Roman" w:hAnsi="Times New Roman" w:cs="Times New Roman"/>
        </w:rPr>
        <w:t>1</w:t>
      </w:r>
      <w:r w:rsidRPr="00E54386">
        <w:rPr>
          <w:rFonts w:ascii="Times New Roman" w:hAnsi="Times New Roman" w:cs="Times New Roman"/>
        </w:rPr>
        <w:t xml:space="preserve">. Mixed </w:t>
      </w:r>
      <w:r w:rsidRPr="00D92E7A">
        <w:rPr>
          <w:rFonts w:ascii="Times New Roman" w:hAnsi="Times New Roman" w:cs="Times New Roman"/>
        </w:rPr>
        <w:t>e</w:t>
      </w:r>
      <w:r w:rsidRPr="00E54386">
        <w:rPr>
          <w:rFonts w:ascii="Times New Roman" w:hAnsi="Times New Roman" w:cs="Times New Roman"/>
        </w:rPr>
        <w:t xml:space="preserve">ffect </w:t>
      </w:r>
      <w:r w:rsidRPr="00D92E7A">
        <w:rPr>
          <w:rFonts w:ascii="Times New Roman" w:hAnsi="Times New Roman" w:cs="Times New Roman"/>
        </w:rPr>
        <w:t>r</w:t>
      </w:r>
      <w:r w:rsidRPr="00E54386">
        <w:rPr>
          <w:rFonts w:ascii="Times New Roman" w:hAnsi="Times New Roman" w:cs="Times New Roman"/>
        </w:rPr>
        <w:t xml:space="preserve">egression </w:t>
      </w:r>
      <w:r w:rsidRPr="00D92E7A">
        <w:rPr>
          <w:rFonts w:ascii="Times New Roman" w:hAnsi="Times New Roman" w:cs="Times New Roman"/>
        </w:rPr>
        <w:t>m</w:t>
      </w:r>
      <w:r w:rsidRPr="00E54386">
        <w:rPr>
          <w:rFonts w:ascii="Times New Roman" w:hAnsi="Times New Roman" w:cs="Times New Roman"/>
        </w:rPr>
        <w:t xml:space="preserve">odel </w:t>
      </w:r>
      <w:r w:rsidRPr="00D92E7A">
        <w:rPr>
          <w:rFonts w:ascii="Times New Roman" w:hAnsi="Times New Roman" w:cs="Times New Roman"/>
        </w:rPr>
        <w:t>fit and p</w:t>
      </w:r>
      <w:r w:rsidRPr="00E54386">
        <w:rPr>
          <w:rFonts w:ascii="Times New Roman" w:hAnsi="Times New Roman" w:cs="Times New Roman"/>
        </w:rPr>
        <w:t xml:space="preserve">arameters </w:t>
      </w:r>
      <w:r w:rsidRPr="00D92E7A">
        <w:rPr>
          <w:rFonts w:ascii="Times New Roman" w:hAnsi="Times New Roman" w:cs="Times New Roman"/>
        </w:rPr>
        <w:t>for</w:t>
      </w:r>
      <w:r w:rsidRPr="00E54386">
        <w:rPr>
          <w:rFonts w:ascii="Times New Roman" w:hAnsi="Times New Roman" w:cs="Times New Roman"/>
        </w:rPr>
        <w:t xml:space="preserve"> </w:t>
      </w:r>
      <w:r w:rsidRPr="00D92E7A">
        <w:rPr>
          <w:rFonts w:ascii="Times New Roman" w:hAnsi="Times New Roman" w:cs="Times New Roman"/>
        </w:rPr>
        <w:t>p</w:t>
      </w:r>
      <w:r w:rsidRPr="00E54386">
        <w:rPr>
          <w:rFonts w:ascii="Times New Roman" w:hAnsi="Times New Roman" w:cs="Times New Roman"/>
        </w:rPr>
        <w:t xml:space="preserve">eak </w:t>
      </w:r>
      <w:r>
        <w:rPr>
          <w:rFonts w:ascii="Times New Roman" w:hAnsi="Times New Roman" w:cs="Times New Roman"/>
        </w:rPr>
        <w:t xml:space="preserve">lumbar </w:t>
      </w:r>
      <w:r w:rsidRPr="00D92E7A">
        <w:rPr>
          <w:rFonts w:ascii="Times New Roman" w:hAnsi="Times New Roman" w:cs="Times New Roman"/>
        </w:rPr>
        <w:t>t</w:t>
      </w:r>
      <w:r w:rsidRPr="00E54386">
        <w:rPr>
          <w:rFonts w:ascii="Times New Roman" w:hAnsi="Times New Roman" w:cs="Times New Roman"/>
        </w:rPr>
        <w:t xml:space="preserve">urning </w:t>
      </w:r>
      <w:r w:rsidRPr="00D92E7A">
        <w:rPr>
          <w:rFonts w:ascii="Times New Roman" w:hAnsi="Times New Roman" w:cs="Times New Roman"/>
        </w:rPr>
        <w:t>v</w:t>
      </w:r>
      <w:r w:rsidRPr="00E54386">
        <w:rPr>
          <w:rFonts w:ascii="Times New Roman" w:hAnsi="Times New Roman" w:cs="Times New Roman"/>
        </w:rPr>
        <w:t>elocity</w:t>
      </w:r>
      <w:r>
        <w:rPr>
          <w:rFonts w:ascii="Times New Roman" w:hAnsi="Times New Roman" w:cs="Times New Roman"/>
        </w:rPr>
        <w:t xml:space="preserve"> as a function of Height, Speed, and Trial</w:t>
      </w:r>
      <w:r w:rsidRPr="00D92E7A">
        <w:rPr>
          <w:rFonts w:ascii="Times New Roman" w:hAnsi="Times New Roman" w:cs="Times New Roman"/>
        </w:rPr>
        <w:t>.</w:t>
      </w:r>
    </w:p>
    <w:tbl>
      <w:tblPr>
        <w:tblStyle w:val="TableGrid"/>
        <w:tblW w:w="9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327"/>
        <w:gridCol w:w="1319"/>
        <w:gridCol w:w="1322"/>
        <w:gridCol w:w="1319"/>
        <w:gridCol w:w="1472"/>
      </w:tblGrid>
      <w:tr w:rsidR="00C94CDF" w:rsidRPr="005F27E9" w14:paraId="6BEE27A1" w14:textId="77777777" w:rsidTr="00314419">
        <w:trPr>
          <w:trHeight w:val="360"/>
        </w:trPr>
        <w:tc>
          <w:tcPr>
            <w:tcW w:w="2520" w:type="dxa"/>
            <w:tcBorders>
              <w:top w:val="single" w:sz="12" w:space="0" w:color="auto"/>
              <w:bottom w:val="single" w:sz="12" w:space="0" w:color="auto"/>
            </w:tcBorders>
            <w:vAlign w:val="center"/>
          </w:tcPr>
          <w:p w14:paraId="7D5678BC" w14:textId="3F94B1CC" w:rsidR="00C94CDF" w:rsidRPr="00E54386" w:rsidRDefault="00C94CDF" w:rsidP="00C94CDF">
            <w:pPr>
              <w:rPr>
                <w:rFonts w:ascii="Times New Roman" w:hAnsi="Times New Roman" w:cs="Times New Roman"/>
              </w:rPr>
            </w:pPr>
            <w:r>
              <w:rPr>
                <w:rFonts w:ascii="Times New Roman" w:hAnsi="Times New Roman" w:cs="Times New Roman"/>
              </w:rPr>
              <w:t>Random-Effects</w:t>
            </w:r>
          </w:p>
        </w:tc>
        <w:tc>
          <w:tcPr>
            <w:tcW w:w="1327" w:type="dxa"/>
            <w:tcBorders>
              <w:top w:val="single" w:sz="12" w:space="0" w:color="auto"/>
              <w:bottom w:val="single" w:sz="12" w:space="0" w:color="auto"/>
            </w:tcBorders>
            <w:vAlign w:val="center"/>
          </w:tcPr>
          <w:p w14:paraId="7962C1E0" w14:textId="2C327623" w:rsidR="00C94CDF" w:rsidRPr="00D92E7A" w:rsidRDefault="00C94CDF" w:rsidP="00C94CDF">
            <w:pPr>
              <w:jc w:val="center"/>
              <w:rPr>
                <w:rFonts w:ascii="Times New Roman" w:hAnsi="Times New Roman" w:cs="Times New Roman"/>
                <w:i/>
              </w:rPr>
            </w:pPr>
            <w:r>
              <w:rPr>
                <w:rFonts w:ascii="Times New Roman" w:hAnsi="Times New Roman" w:cs="Times New Roman"/>
                <w:i/>
              </w:rPr>
              <w:t>Variance</w:t>
            </w:r>
          </w:p>
        </w:tc>
        <w:tc>
          <w:tcPr>
            <w:tcW w:w="1319" w:type="dxa"/>
            <w:tcBorders>
              <w:top w:val="single" w:sz="12" w:space="0" w:color="auto"/>
              <w:bottom w:val="single" w:sz="12" w:space="0" w:color="auto"/>
            </w:tcBorders>
            <w:vAlign w:val="center"/>
          </w:tcPr>
          <w:p w14:paraId="5CB4AFC6" w14:textId="26EAEF10" w:rsidR="00C94CDF" w:rsidRPr="00D92E7A" w:rsidRDefault="00C94CDF" w:rsidP="00C94CDF">
            <w:pPr>
              <w:jc w:val="center"/>
              <w:rPr>
                <w:rFonts w:ascii="Times New Roman" w:hAnsi="Times New Roman" w:cs="Times New Roman"/>
                <w:i/>
              </w:rPr>
            </w:pPr>
            <w:r>
              <w:rPr>
                <w:rFonts w:ascii="Times New Roman" w:hAnsi="Times New Roman" w:cs="Times New Roman"/>
                <w:i/>
              </w:rPr>
              <w:t>SD</w:t>
            </w:r>
          </w:p>
        </w:tc>
        <w:tc>
          <w:tcPr>
            <w:tcW w:w="1322" w:type="dxa"/>
            <w:tcBorders>
              <w:top w:val="single" w:sz="12" w:space="0" w:color="auto"/>
              <w:bottom w:val="single" w:sz="12" w:space="0" w:color="auto"/>
            </w:tcBorders>
            <w:vAlign w:val="center"/>
          </w:tcPr>
          <w:p w14:paraId="1AC83372" w14:textId="77777777" w:rsidR="00C94CDF" w:rsidRPr="00D92E7A" w:rsidRDefault="00C94CDF" w:rsidP="00C94CDF">
            <w:pPr>
              <w:jc w:val="center"/>
              <w:rPr>
                <w:rFonts w:ascii="Times New Roman" w:hAnsi="Times New Roman" w:cs="Times New Roman"/>
                <w:i/>
              </w:rPr>
            </w:pPr>
          </w:p>
        </w:tc>
        <w:tc>
          <w:tcPr>
            <w:tcW w:w="1319" w:type="dxa"/>
            <w:tcBorders>
              <w:top w:val="single" w:sz="12" w:space="0" w:color="auto"/>
              <w:bottom w:val="single" w:sz="12" w:space="0" w:color="auto"/>
            </w:tcBorders>
            <w:vAlign w:val="center"/>
          </w:tcPr>
          <w:p w14:paraId="0D6A6134" w14:textId="77777777" w:rsidR="00C94CDF" w:rsidRPr="00E54386" w:rsidRDefault="00C94CDF" w:rsidP="00C94CDF">
            <w:pPr>
              <w:jc w:val="center"/>
              <w:rPr>
                <w:rFonts w:ascii="Times New Roman" w:hAnsi="Times New Roman" w:cs="Times New Roman"/>
                <w:i/>
              </w:rPr>
            </w:pPr>
          </w:p>
        </w:tc>
        <w:tc>
          <w:tcPr>
            <w:tcW w:w="1472" w:type="dxa"/>
            <w:tcBorders>
              <w:top w:val="single" w:sz="12" w:space="0" w:color="auto"/>
              <w:bottom w:val="single" w:sz="12" w:space="0" w:color="auto"/>
            </w:tcBorders>
            <w:vAlign w:val="center"/>
          </w:tcPr>
          <w:p w14:paraId="451FB1A0" w14:textId="77777777" w:rsidR="00C94CDF" w:rsidRPr="00E54386" w:rsidRDefault="00C94CDF" w:rsidP="00C94CDF">
            <w:pPr>
              <w:jc w:val="center"/>
              <w:rPr>
                <w:rFonts w:ascii="Times New Roman" w:hAnsi="Times New Roman" w:cs="Times New Roman"/>
                <w:i/>
              </w:rPr>
            </w:pPr>
          </w:p>
        </w:tc>
      </w:tr>
      <w:tr w:rsidR="00C94CDF" w:rsidRPr="005F27E9" w14:paraId="7F9004E1" w14:textId="77777777" w:rsidTr="00C55DFF">
        <w:trPr>
          <w:trHeight w:val="360"/>
        </w:trPr>
        <w:tc>
          <w:tcPr>
            <w:tcW w:w="2520" w:type="dxa"/>
            <w:tcBorders>
              <w:top w:val="single" w:sz="12" w:space="0" w:color="auto"/>
            </w:tcBorders>
            <w:vAlign w:val="center"/>
          </w:tcPr>
          <w:p w14:paraId="7DBF76BA" w14:textId="6DE3715F" w:rsidR="00C94CDF" w:rsidRPr="00E54386" w:rsidRDefault="00C94CDF" w:rsidP="00C94CDF">
            <w:pPr>
              <w:rPr>
                <w:rFonts w:ascii="Times New Roman" w:hAnsi="Times New Roman" w:cs="Times New Roman"/>
              </w:rPr>
            </w:pPr>
            <w:r>
              <w:rPr>
                <w:rFonts w:ascii="Times New Roman" w:hAnsi="Times New Roman" w:cs="Times New Roman"/>
              </w:rPr>
              <w:t>Speed:Subject</w:t>
            </w:r>
          </w:p>
        </w:tc>
        <w:tc>
          <w:tcPr>
            <w:tcW w:w="1327" w:type="dxa"/>
            <w:tcBorders>
              <w:top w:val="single" w:sz="12" w:space="0" w:color="auto"/>
            </w:tcBorders>
            <w:vAlign w:val="center"/>
          </w:tcPr>
          <w:p w14:paraId="353ABAB4" w14:textId="4E5EB084" w:rsidR="00C94CDF" w:rsidRPr="00C55DFF" w:rsidRDefault="00C94CDF" w:rsidP="00C94CDF">
            <w:pPr>
              <w:jc w:val="center"/>
              <w:rPr>
                <w:rFonts w:ascii="Times New Roman" w:hAnsi="Times New Roman" w:cs="Times New Roman"/>
              </w:rPr>
            </w:pPr>
            <w:r w:rsidRPr="00C55DFF">
              <w:rPr>
                <w:rFonts w:ascii="Times New Roman" w:hAnsi="Times New Roman" w:cs="Times New Roman"/>
              </w:rPr>
              <w:t>201.6</w:t>
            </w:r>
            <w:r w:rsidR="00F07866">
              <w:rPr>
                <w:rFonts w:ascii="Times New Roman" w:hAnsi="Times New Roman" w:cs="Times New Roman"/>
              </w:rPr>
              <w:t>0</w:t>
            </w:r>
          </w:p>
        </w:tc>
        <w:tc>
          <w:tcPr>
            <w:tcW w:w="1319" w:type="dxa"/>
            <w:tcBorders>
              <w:top w:val="single" w:sz="12" w:space="0" w:color="auto"/>
            </w:tcBorders>
            <w:vAlign w:val="center"/>
          </w:tcPr>
          <w:p w14:paraId="29194C0E" w14:textId="77C768E4" w:rsidR="00C94CDF" w:rsidRPr="00C55DFF" w:rsidRDefault="00C94CDF" w:rsidP="00C94CDF">
            <w:pPr>
              <w:jc w:val="center"/>
              <w:rPr>
                <w:rFonts w:ascii="Times New Roman" w:hAnsi="Times New Roman" w:cs="Times New Roman"/>
              </w:rPr>
            </w:pPr>
            <w:r w:rsidRPr="00C55DFF">
              <w:rPr>
                <w:rFonts w:ascii="Times New Roman" w:hAnsi="Times New Roman" w:cs="Times New Roman"/>
              </w:rPr>
              <w:t>14.20</w:t>
            </w:r>
          </w:p>
        </w:tc>
        <w:tc>
          <w:tcPr>
            <w:tcW w:w="1322" w:type="dxa"/>
            <w:tcBorders>
              <w:top w:val="single" w:sz="12" w:space="0" w:color="auto"/>
            </w:tcBorders>
            <w:vAlign w:val="center"/>
          </w:tcPr>
          <w:p w14:paraId="4A87858F" w14:textId="77777777" w:rsidR="00C94CDF" w:rsidRPr="00D92E7A" w:rsidRDefault="00C94CDF" w:rsidP="00C94CDF">
            <w:pPr>
              <w:jc w:val="center"/>
              <w:rPr>
                <w:rFonts w:ascii="Times New Roman" w:hAnsi="Times New Roman" w:cs="Times New Roman"/>
                <w:i/>
              </w:rPr>
            </w:pPr>
          </w:p>
        </w:tc>
        <w:tc>
          <w:tcPr>
            <w:tcW w:w="1319" w:type="dxa"/>
            <w:tcBorders>
              <w:top w:val="single" w:sz="12" w:space="0" w:color="auto"/>
            </w:tcBorders>
            <w:vAlign w:val="center"/>
          </w:tcPr>
          <w:p w14:paraId="4C1B9BEF" w14:textId="77777777" w:rsidR="00C94CDF" w:rsidRPr="00E54386" w:rsidRDefault="00C94CDF" w:rsidP="00C94CDF">
            <w:pPr>
              <w:jc w:val="center"/>
              <w:rPr>
                <w:rFonts w:ascii="Times New Roman" w:hAnsi="Times New Roman" w:cs="Times New Roman"/>
                <w:i/>
              </w:rPr>
            </w:pPr>
          </w:p>
        </w:tc>
        <w:tc>
          <w:tcPr>
            <w:tcW w:w="1472" w:type="dxa"/>
            <w:tcBorders>
              <w:top w:val="single" w:sz="12" w:space="0" w:color="auto"/>
            </w:tcBorders>
            <w:vAlign w:val="center"/>
          </w:tcPr>
          <w:p w14:paraId="5A3A099F" w14:textId="77777777" w:rsidR="00C94CDF" w:rsidRPr="00E54386" w:rsidRDefault="00C94CDF" w:rsidP="00C94CDF">
            <w:pPr>
              <w:jc w:val="center"/>
              <w:rPr>
                <w:rFonts w:ascii="Times New Roman" w:hAnsi="Times New Roman" w:cs="Times New Roman"/>
                <w:i/>
              </w:rPr>
            </w:pPr>
          </w:p>
        </w:tc>
      </w:tr>
      <w:tr w:rsidR="00C94CDF" w:rsidRPr="005F27E9" w14:paraId="45CF03C5" w14:textId="77777777" w:rsidTr="00C55DFF">
        <w:trPr>
          <w:trHeight w:val="360"/>
        </w:trPr>
        <w:tc>
          <w:tcPr>
            <w:tcW w:w="2520" w:type="dxa"/>
            <w:vAlign w:val="center"/>
          </w:tcPr>
          <w:p w14:paraId="6F838F02" w14:textId="66982986" w:rsidR="00C94CDF" w:rsidRPr="00E54386" w:rsidRDefault="00C94CDF" w:rsidP="00C94CDF">
            <w:pPr>
              <w:rPr>
                <w:rFonts w:ascii="Times New Roman" w:hAnsi="Times New Roman" w:cs="Times New Roman"/>
              </w:rPr>
            </w:pPr>
            <w:r>
              <w:rPr>
                <w:rFonts w:ascii="Times New Roman" w:hAnsi="Times New Roman" w:cs="Times New Roman"/>
              </w:rPr>
              <w:t>Height:Subject</w:t>
            </w:r>
          </w:p>
        </w:tc>
        <w:tc>
          <w:tcPr>
            <w:tcW w:w="1327" w:type="dxa"/>
            <w:vAlign w:val="center"/>
          </w:tcPr>
          <w:p w14:paraId="25123E48" w14:textId="532F084F" w:rsidR="00C94CDF" w:rsidRPr="00C55DFF" w:rsidRDefault="00C94CDF" w:rsidP="00C94CDF">
            <w:pPr>
              <w:jc w:val="center"/>
              <w:rPr>
                <w:rFonts w:ascii="Times New Roman" w:hAnsi="Times New Roman" w:cs="Times New Roman"/>
              </w:rPr>
            </w:pPr>
            <w:r w:rsidRPr="00C55DFF">
              <w:rPr>
                <w:rFonts w:ascii="Times New Roman" w:hAnsi="Times New Roman" w:cs="Times New Roman"/>
              </w:rPr>
              <w:t>766.5</w:t>
            </w:r>
            <w:r w:rsidR="00F07866">
              <w:rPr>
                <w:rFonts w:ascii="Times New Roman" w:hAnsi="Times New Roman" w:cs="Times New Roman"/>
              </w:rPr>
              <w:t>0</w:t>
            </w:r>
          </w:p>
        </w:tc>
        <w:tc>
          <w:tcPr>
            <w:tcW w:w="1319" w:type="dxa"/>
            <w:vAlign w:val="center"/>
          </w:tcPr>
          <w:p w14:paraId="47EC220D" w14:textId="0746ADB7" w:rsidR="00C94CDF" w:rsidRPr="00C55DFF" w:rsidRDefault="00C94CDF" w:rsidP="00C94CDF">
            <w:pPr>
              <w:jc w:val="center"/>
              <w:rPr>
                <w:rFonts w:ascii="Times New Roman" w:hAnsi="Times New Roman" w:cs="Times New Roman"/>
              </w:rPr>
            </w:pPr>
            <w:r w:rsidRPr="00C55DFF">
              <w:rPr>
                <w:rFonts w:ascii="Times New Roman" w:hAnsi="Times New Roman" w:cs="Times New Roman"/>
              </w:rPr>
              <w:t>27.69</w:t>
            </w:r>
          </w:p>
        </w:tc>
        <w:tc>
          <w:tcPr>
            <w:tcW w:w="1322" w:type="dxa"/>
            <w:vAlign w:val="center"/>
          </w:tcPr>
          <w:p w14:paraId="48E33B04" w14:textId="77777777" w:rsidR="00C94CDF" w:rsidRPr="00D92E7A" w:rsidRDefault="00C94CDF" w:rsidP="00C94CDF">
            <w:pPr>
              <w:jc w:val="center"/>
              <w:rPr>
                <w:rFonts w:ascii="Times New Roman" w:hAnsi="Times New Roman" w:cs="Times New Roman"/>
                <w:i/>
              </w:rPr>
            </w:pPr>
          </w:p>
        </w:tc>
        <w:tc>
          <w:tcPr>
            <w:tcW w:w="1319" w:type="dxa"/>
            <w:vAlign w:val="center"/>
          </w:tcPr>
          <w:p w14:paraId="505BF0AD" w14:textId="77777777" w:rsidR="00C94CDF" w:rsidRPr="00E54386" w:rsidRDefault="00C94CDF" w:rsidP="00C94CDF">
            <w:pPr>
              <w:jc w:val="center"/>
              <w:rPr>
                <w:rFonts w:ascii="Times New Roman" w:hAnsi="Times New Roman" w:cs="Times New Roman"/>
                <w:i/>
              </w:rPr>
            </w:pPr>
          </w:p>
        </w:tc>
        <w:tc>
          <w:tcPr>
            <w:tcW w:w="1472" w:type="dxa"/>
            <w:vAlign w:val="center"/>
          </w:tcPr>
          <w:p w14:paraId="722D1016" w14:textId="77777777" w:rsidR="00C94CDF" w:rsidRPr="00E54386" w:rsidRDefault="00C94CDF" w:rsidP="00C94CDF">
            <w:pPr>
              <w:jc w:val="center"/>
              <w:rPr>
                <w:rFonts w:ascii="Times New Roman" w:hAnsi="Times New Roman" w:cs="Times New Roman"/>
                <w:i/>
              </w:rPr>
            </w:pPr>
          </w:p>
        </w:tc>
      </w:tr>
      <w:tr w:rsidR="00C94CDF" w:rsidRPr="005F27E9" w14:paraId="2914A9F4" w14:textId="77777777" w:rsidTr="00C55DFF">
        <w:trPr>
          <w:trHeight w:val="360"/>
        </w:trPr>
        <w:tc>
          <w:tcPr>
            <w:tcW w:w="2520" w:type="dxa"/>
            <w:vAlign w:val="center"/>
          </w:tcPr>
          <w:p w14:paraId="67CFDFB3" w14:textId="673A93AF" w:rsidR="00C94CDF" w:rsidRPr="00E54386" w:rsidRDefault="00C94CDF" w:rsidP="00C94CDF">
            <w:pPr>
              <w:rPr>
                <w:rFonts w:ascii="Times New Roman" w:hAnsi="Times New Roman" w:cs="Times New Roman"/>
              </w:rPr>
            </w:pPr>
            <w:r>
              <w:rPr>
                <w:rFonts w:ascii="Times New Roman" w:hAnsi="Times New Roman" w:cs="Times New Roman"/>
              </w:rPr>
              <w:t>Subject</w:t>
            </w:r>
          </w:p>
        </w:tc>
        <w:tc>
          <w:tcPr>
            <w:tcW w:w="1327" w:type="dxa"/>
            <w:vAlign w:val="center"/>
          </w:tcPr>
          <w:p w14:paraId="2CC5C2C0" w14:textId="6794D151" w:rsidR="00C94CDF" w:rsidRPr="00C55DFF" w:rsidRDefault="00C94CDF" w:rsidP="00C94CDF">
            <w:pPr>
              <w:jc w:val="center"/>
              <w:rPr>
                <w:rFonts w:ascii="Times New Roman" w:hAnsi="Times New Roman" w:cs="Times New Roman"/>
              </w:rPr>
            </w:pPr>
            <w:r w:rsidRPr="00C55DFF">
              <w:rPr>
                <w:rFonts w:ascii="Times New Roman" w:hAnsi="Times New Roman" w:cs="Times New Roman"/>
              </w:rPr>
              <w:t>4021.8</w:t>
            </w:r>
            <w:r w:rsidR="00F07866">
              <w:rPr>
                <w:rFonts w:ascii="Times New Roman" w:hAnsi="Times New Roman" w:cs="Times New Roman"/>
              </w:rPr>
              <w:t>0</w:t>
            </w:r>
          </w:p>
        </w:tc>
        <w:tc>
          <w:tcPr>
            <w:tcW w:w="1319" w:type="dxa"/>
            <w:vAlign w:val="center"/>
          </w:tcPr>
          <w:p w14:paraId="39CD08BB" w14:textId="2E5B0CD6" w:rsidR="00C94CDF" w:rsidRPr="00C55DFF" w:rsidRDefault="00C94CDF" w:rsidP="00C94CDF">
            <w:pPr>
              <w:jc w:val="center"/>
              <w:rPr>
                <w:rFonts w:ascii="Times New Roman" w:hAnsi="Times New Roman" w:cs="Times New Roman"/>
              </w:rPr>
            </w:pPr>
            <w:r w:rsidRPr="00C55DFF">
              <w:rPr>
                <w:rFonts w:ascii="Times New Roman" w:hAnsi="Times New Roman" w:cs="Times New Roman"/>
              </w:rPr>
              <w:t>63.42</w:t>
            </w:r>
          </w:p>
        </w:tc>
        <w:tc>
          <w:tcPr>
            <w:tcW w:w="1322" w:type="dxa"/>
            <w:vAlign w:val="center"/>
          </w:tcPr>
          <w:p w14:paraId="09D4C4A1" w14:textId="77777777" w:rsidR="00C94CDF" w:rsidRPr="00D92E7A" w:rsidRDefault="00C94CDF" w:rsidP="00C94CDF">
            <w:pPr>
              <w:jc w:val="center"/>
              <w:rPr>
                <w:rFonts w:ascii="Times New Roman" w:hAnsi="Times New Roman" w:cs="Times New Roman"/>
                <w:i/>
              </w:rPr>
            </w:pPr>
          </w:p>
        </w:tc>
        <w:tc>
          <w:tcPr>
            <w:tcW w:w="1319" w:type="dxa"/>
            <w:vAlign w:val="center"/>
          </w:tcPr>
          <w:p w14:paraId="42880E09" w14:textId="77777777" w:rsidR="00C94CDF" w:rsidRPr="00E54386" w:rsidRDefault="00C94CDF" w:rsidP="00C94CDF">
            <w:pPr>
              <w:jc w:val="center"/>
              <w:rPr>
                <w:rFonts w:ascii="Times New Roman" w:hAnsi="Times New Roman" w:cs="Times New Roman"/>
                <w:i/>
              </w:rPr>
            </w:pPr>
          </w:p>
        </w:tc>
        <w:tc>
          <w:tcPr>
            <w:tcW w:w="1472" w:type="dxa"/>
            <w:vAlign w:val="center"/>
          </w:tcPr>
          <w:p w14:paraId="788F35EC" w14:textId="77777777" w:rsidR="00C94CDF" w:rsidRPr="00E54386" w:rsidRDefault="00C94CDF" w:rsidP="00C94CDF">
            <w:pPr>
              <w:jc w:val="center"/>
              <w:rPr>
                <w:rFonts w:ascii="Times New Roman" w:hAnsi="Times New Roman" w:cs="Times New Roman"/>
                <w:i/>
              </w:rPr>
            </w:pPr>
          </w:p>
        </w:tc>
      </w:tr>
      <w:tr w:rsidR="00C94CDF" w:rsidRPr="005F27E9" w14:paraId="0DD7131A" w14:textId="77777777" w:rsidTr="00314419">
        <w:trPr>
          <w:trHeight w:val="360"/>
        </w:trPr>
        <w:tc>
          <w:tcPr>
            <w:tcW w:w="2520" w:type="dxa"/>
            <w:tcBorders>
              <w:bottom w:val="single" w:sz="12" w:space="0" w:color="auto"/>
            </w:tcBorders>
            <w:vAlign w:val="center"/>
          </w:tcPr>
          <w:p w14:paraId="18C8BC00" w14:textId="53C57E4D" w:rsidR="00C94CDF" w:rsidRPr="00E54386" w:rsidRDefault="00C94CDF" w:rsidP="00C94CDF">
            <w:pPr>
              <w:rPr>
                <w:rFonts w:ascii="Times New Roman" w:hAnsi="Times New Roman" w:cs="Times New Roman"/>
              </w:rPr>
            </w:pPr>
            <w:r>
              <w:rPr>
                <w:rFonts w:ascii="Times New Roman" w:hAnsi="Times New Roman" w:cs="Times New Roman"/>
              </w:rPr>
              <w:t>Residuals</w:t>
            </w:r>
          </w:p>
        </w:tc>
        <w:tc>
          <w:tcPr>
            <w:tcW w:w="1327" w:type="dxa"/>
            <w:tcBorders>
              <w:bottom w:val="single" w:sz="12" w:space="0" w:color="auto"/>
            </w:tcBorders>
            <w:vAlign w:val="center"/>
          </w:tcPr>
          <w:p w14:paraId="67E114FA" w14:textId="3C8C25D9" w:rsidR="00C94CDF" w:rsidRPr="00C55DFF" w:rsidRDefault="00C94CDF" w:rsidP="00C94CDF">
            <w:pPr>
              <w:jc w:val="center"/>
              <w:rPr>
                <w:rFonts w:ascii="Times New Roman" w:hAnsi="Times New Roman" w:cs="Times New Roman"/>
              </w:rPr>
            </w:pPr>
            <w:r w:rsidRPr="00C55DFF">
              <w:rPr>
                <w:rFonts w:ascii="Times New Roman" w:hAnsi="Times New Roman" w:cs="Times New Roman"/>
              </w:rPr>
              <w:t>1115.0</w:t>
            </w:r>
            <w:r w:rsidR="00F07866">
              <w:rPr>
                <w:rFonts w:ascii="Times New Roman" w:hAnsi="Times New Roman" w:cs="Times New Roman"/>
              </w:rPr>
              <w:t>0</w:t>
            </w:r>
          </w:p>
        </w:tc>
        <w:tc>
          <w:tcPr>
            <w:tcW w:w="1319" w:type="dxa"/>
            <w:tcBorders>
              <w:bottom w:val="single" w:sz="12" w:space="0" w:color="auto"/>
            </w:tcBorders>
            <w:vAlign w:val="center"/>
          </w:tcPr>
          <w:p w14:paraId="40EEB7E0" w14:textId="522750BE" w:rsidR="00C94CDF" w:rsidRPr="00C55DFF" w:rsidRDefault="00C94CDF" w:rsidP="00C94CDF">
            <w:pPr>
              <w:jc w:val="center"/>
              <w:rPr>
                <w:rFonts w:ascii="Times New Roman" w:hAnsi="Times New Roman" w:cs="Times New Roman"/>
              </w:rPr>
            </w:pPr>
            <w:r w:rsidRPr="00C55DFF">
              <w:rPr>
                <w:rFonts w:ascii="Times New Roman" w:hAnsi="Times New Roman" w:cs="Times New Roman"/>
              </w:rPr>
              <w:t>33.39</w:t>
            </w:r>
          </w:p>
        </w:tc>
        <w:tc>
          <w:tcPr>
            <w:tcW w:w="1322" w:type="dxa"/>
            <w:tcBorders>
              <w:bottom w:val="single" w:sz="12" w:space="0" w:color="auto"/>
            </w:tcBorders>
            <w:vAlign w:val="center"/>
          </w:tcPr>
          <w:p w14:paraId="2110EC49" w14:textId="77777777" w:rsidR="00C94CDF" w:rsidRPr="00D92E7A" w:rsidRDefault="00C94CDF" w:rsidP="00C94CDF">
            <w:pPr>
              <w:jc w:val="center"/>
              <w:rPr>
                <w:rFonts w:ascii="Times New Roman" w:hAnsi="Times New Roman" w:cs="Times New Roman"/>
                <w:i/>
              </w:rPr>
            </w:pPr>
          </w:p>
        </w:tc>
        <w:tc>
          <w:tcPr>
            <w:tcW w:w="1319" w:type="dxa"/>
            <w:tcBorders>
              <w:bottom w:val="single" w:sz="12" w:space="0" w:color="auto"/>
            </w:tcBorders>
            <w:vAlign w:val="center"/>
          </w:tcPr>
          <w:p w14:paraId="2145732E" w14:textId="77777777" w:rsidR="00C94CDF" w:rsidRPr="00E54386" w:rsidRDefault="00C94CDF" w:rsidP="00C94CDF">
            <w:pPr>
              <w:jc w:val="center"/>
              <w:rPr>
                <w:rFonts w:ascii="Times New Roman" w:hAnsi="Times New Roman" w:cs="Times New Roman"/>
                <w:i/>
              </w:rPr>
            </w:pPr>
          </w:p>
        </w:tc>
        <w:tc>
          <w:tcPr>
            <w:tcW w:w="1472" w:type="dxa"/>
            <w:tcBorders>
              <w:bottom w:val="single" w:sz="12" w:space="0" w:color="auto"/>
            </w:tcBorders>
            <w:vAlign w:val="center"/>
          </w:tcPr>
          <w:p w14:paraId="00606A35" w14:textId="77777777" w:rsidR="00C94CDF" w:rsidRPr="00E54386" w:rsidRDefault="00C94CDF" w:rsidP="00C94CDF">
            <w:pPr>
              <w:jc w:val="center"/>
              <w:rPr>
                <w:rFonts w:ascii="Times New Roman" w:hAnsi="Times New Roman" w:cs="Times New Roman"/>
                <w:i/>
              </w:rPr>
            </w:pPr>
          </w:p>
        </w:tc>
      </w:tr>
      <w:tr w:rsidR="00C94CDF" w:rsidRPr="005F27E9" w14:paraId="1C0639AD" w14:textId="77777777" w:rsidTr="00314419">
        <w:trPr>
          <w:trHeight w:val="360"/>
        </w:trPr>
        <w:tc>
          <w:tcPr>
            <w:tcW w:w="2520" w:type="dxa"/>
            <w:tcBorders>
              <w:top w:val="single" w:sz="12" w:space="0" w:color="auto"/>
              <w:bottom w:val="single" w:sz="12" w:space="0" w:color="auto"/>
            </w:tcBorders>
            <w:vAlign w:val="center"/>
          </w:tcPr>
          <w:p w14:paraId="6676C051" w14:textId="7C4C80C3" w:rsidR="00C94CDF" w:rsidRPr="00E54386" w:rsidRDefault="00C94CDF" w:rsidP="00C94CDF">
            <w:pPr>
              <w:rPr>
                <w:rFonts w:ascii="Times New Roman" w:hAnsi="Times New Roman" w:cs="Times New Roman"/>
              </w:rPr>
            </w:pPr>
            <w:r w:rsidRPr="00E54386">
              <w:rPr>
                <w:rFonts w:ascii="Times New Roman" w:hAnsi="Times New Roman" w:cs="Times New Roman"/>
              </w:rPr>
              <w:t>Fixed</w:t>
            </w:r>
            <w:r w:rsidR="00236005">
              <w:rPr>
                <w:rFonts w:ascii="Times New Roman" w:hAnsi="Times New Roman" w:cs="Times New Roman"/>
              </w:rPr>
              <w:t>-</w:t>
            </w:r>
            <w:r w:rsidRPr="00E54386">
              <w:rPr>
                <w:rFonts w:ascii="Times New Roman" w:hAnsi="Times New Roman" w:cs="Times New Roman"/>
              </w:rPr>
              <w:t>Effects</w:t>
            </w:r>
          </w:p>
        </w:tc>
        <w:tc>
          <w:tcPr>
            <w:tcW w:w="1327" w:type="dxa"/>
            <w:tcBorders>
              <w:top w:val="single" w:sz="12" w:space="0" w:color="auto"/>
              <w:bottom w:val="single" w:sz="12" w:space="0" w:color="auto"/>
            </w:tcBorders>
            <w:vAlign w:val="center"/>
          </w:tcPr>
          <w:p w14:paraId="74BCC7E7" w14:textId="77777777" w:rsidR="00C94CDF" w:rsidRPr="00D92E7A" w:rsidRDefault="00C94CDF" w:rsidP="00C94CDF">
            <w:pPr>
              <w:jc w:val="center"/>
              <w:rPr>
                <w:rFonts w:ascii="Times New Roman" w:hAnsi="Times New Roman" w:cs="Times New Roman"/>
                <w:i/>
              </w:rPr>
            </w:pPr>
            <w:r w:rsidRPr="00D92E7A">
              <w:rPr>
                <w:rFonts w:ascii="Times New Roman" w:hAnsi="Times New Roman" w:cs="Times New Roman"/>
                <w:i/>
              </w:rPr>
              <w:t>β</w:t>
            </w:r>
          </w:p>
        </w:tc>
        <w:tc>
          <w:tcPr>
            <w:tcW w:w="1319" w:type="dxa"/>
            <w:tcBorders>
              <w:top w:val="single" w:sz="12" w:space="0" w:color="auto"/>
              <w:bottom w:val="single" w:sz="12" w:space="0" w:color="auto"/>
            </w:tcBorders>
            <w:vAlign w:val="center"/>
          </w:tcPr>
          <w:p w14:paraId="094DD904" w14:textId="77777777" w:rsidR="00C94CDF" w:rsidRPr="00D92E7A" w:rsidRDefault="00C94CDF" w:rsidP="00C94CDF">
            <w:pPr>
              <w:jc w:val="center"/>
              <w:rPr>
                <w:rFonts w:ascii="Times New Roman" w:hAnsi="Times New Roman" w:cs="Times New Roman"/>
                <w:i/>
              </w:rPr>
            </w:pPr>
            <w:r w:rsidRPr="00D92E7A">
              <w:rPr>
                <w:rFonts w:ascii="Times New Roman" w:hAnsi="Times New Roman" w:cs="Times New Roman"/>
                <w:i/>
              </w:rPr>
              <w:t>SE</w:t>
            </w:r>
          </w:p>
        </w:tc>
        <w:tc>
          <w:tcPr>
            <w:tcW w:w="1322" w:type="dxa"/>
            <w:tcBorders>
              <w:top w:val="single" w:sz="12" w:space="0" w:color="auto"/>
              <w:bottom w:val="single" w:sz="12" w:space="0" w:color="auto"/>
            </w:tcBorders>
            <w:vAlign w:val="center"/>
          </w:tcPr>
          <w:p w14:paraId="0A8B17BE" w14:textId="77777777" w:rsidR="00C94CDF" w:rsidRPr="00D92E7A" w:rsidRDefault="00C94CDF" w:rsidP="00C94CDF">
            <w:pPr>
              <w:jc w:val="center"/>
              <w:rPr>
                <w:rFonts w:ascii="Times New Roman" w:hAnsi="Times New Roman" w:cs="Times New Roman"/>
                <w:i/>
              </w:rPr>
            </w:pPr>
            <w:r w:rsidRPr="00D92E7A">
              <w:rPr>
                <w:rFonts w:ascii="Times New Roman" w:hAnsi="Times New Roman" w:cs="Times New Roman"/>
                <w:i/>
              </w:rPr>
              <w:t>df</w:t>
            </w:r>
          </w:p>
        </w:tc>
        <w:tc>
          <w:tcPr>
            <w:tcW w:w="1319" w:type="dxa"/>
            <w:tcBorders>
              <w:top w:val="single" w:sz="12" w:space="0" w:color="auto"/>
              <w:bottom w:val="single" w:sz="12" w:space="0" w:color="auto"/>
            </w:tcBorders>
            <w:vAlign w:val="center"/>
          </w:tcPr>
          <w:p w14:paraId="151A8AB9" w14:textId="77777777" w:rsidR="00C94CDF" w:rsidRPr="00E54386" w:rsidRDefault="00C94CDF" w:rsidP="00C94CDF">
            <w:pPr>
              <w:jc w:val="center"/>
              <w:rPr>
                <w:rFonts w:ascii="Times New Roman" w:hAnsi="Times New Roman" w:cs="Times New Roman"/>
              </w:rPr>
            </w:pPr>
            <w:r w:rsidRPr="00E54386">
              <w:rPr>
                <w:rFonts w:ascii="Times New Roman" w:hAnsi="Times New Roman" w:cs="Times New Roman"/>
                <w:i/>
              </w:rPr>
              <w:t>t</w:t>
            </w:r>
            <w:r w:rsidRPr="00E54386">
              <w:rPr>
                <w:rFonts w:ascii="Times New Roman" w:hAnsi="Times New Roman" w:cs="Times New Roman"/>
              </w:rPr>
              <w:t xml:space="preserve"> </w:t>
            </w:r>
          </w:p>
        </w:tc>
        <w:tc>
          <w:tcPr>
            <w:tcW w:w="1472" w:type="dxa"/>
            <w:tcBorders>
              <w:top w:val="single" w:sz="12" w:space="0" w:color="auto"/>
              <w:bottom w:val="single" w:sz="12" w:space="0" w:color="auto"/>
            </w:tcBorders>
            <w:vAlign w:val="center"/>
          </w:tcPr>
          <w:p w14:paraId="3648A59D" w14:textId="77777777" w:rsidR="00C94CDF" w:rsidRPr="00D92E7A" w:rsidRDefault="00C94CDF" w:rsidP="00C94CDF">
            <w:pPr>
              <w:jc w:val="center"/>
              <w:rPr>
                <w:rFonts w:ascii="Times New Roman" w:hAnsi="Times New Roman" w:cs="Times New Roman"/>
                <w:i/>
              </w:rPr>
            </w:pPr>
            <w:r w:rsidRPr="00E54386">
              <w:rPr>
                <w:rFonts w:ascii="Times New Roman" w:hAnsi="Times New Roman" w:cs="Times New Roman"/>
                <w:i/>
              </w:rPr>
              <w:t>p</w:t>
            </w:r>
            <w:r w:rsidRPr="00D92E7A">
              <w:rPr>
                <w:rFonts w:ascii="Times New Roman" w:hAnsi="Times New Roman" w:cs="Times New Roman"/>
                <w:i/>
              </w:rPr>
              <w:t xml:space="preserve"> </w:t>
            </w:r>
          </w:p>
        </w:tc>
      </w:tr>
      <w:tr w:rsidR="00C94CDF" w14:paraId="34F1D69F" w14:textId="77777777" w:rsidTr="00C55DFF">
        <w:trPr>
          <w:trHeight w:val="288"/>
        </w:trPr>
        <w:tc>
          <w:tcPr>
            <w:tcW w:w="2520" w:type="dxa"/>
            <w:tcBorders>
              <w:top w:val="single" w:sz="12" w:space="0" w:color="auto"/>
            </w:tcBorders>
          </w:tcPr>
          <w:p w14:paraId="35DF59D2" w14:textId="77777777" w:rsidR="00C94CDF" w:rsidRPr="00E54386" w:rsidRDefault="00C94CDF" w:rsidP="00C94CDF">
            <w:pPr>
              <w:rPr>
                <w:rFonts w:ascii="Times New Roman" w:hAnsi="Times New Roman" w:cs="Times New Roman"/>
              </w:rPr>
            </w:pPr>
            <w:r w:rsidRPr="00E54386">
              <w:rPr>
                <w:rFonts w:ascii="Times New Roman" w:hAnsi="Times New Roman" w:cs="Times New Roman"/>
              </w:rPr>
              <w:t>Intercept</w:t>
            </w:r>
          </w:p>
        </w:tc>
        <w:tc>
          <w:tcPr>
            <w:tcW w:w="1327" w:type="dxa"/>
            <w:tcBorders>
              <w:top w:val="single" w:sz="12" w:space="0" w:color="auto"/>
            </w:tcBorders>
          </w:tcPr>
          <w:p w14:paraId="54859B10" w14:textId="472C3CF5" w:rsidR="00C94CDF" w:rsidRPr="00E54386" w:rsidRDefault="00C94CDF" w:rsidP="00C94CDF">
            <w:pPr>
              <w:ind w:right="353"/>
              <w:jc w:val="right"/>
              <w:rPr>
                <w:rFonts w:ascii="Times New Roman" w:hAnsi="Times New Roman" w:cs="Times New Roman"/>
              </w:rPr>
            </w:pPr>
            <w:r w:rsidRPr="00E54386">
              <w:rPr>
                <w:rFonts w:ascii="Times New Roman" w:hAnsi="Times New Roman" w:cs="Times New Roman"/>
              </w:rPr>
              <w:t>199.</w:t>
            </w:r>
            <w:r>
              <w:rPr>
                <w:rFonts w:ascii="Times New Roman" w:hAnsi="Times New Roman" w:cs="Times New Roman"/>
              </w:rPr>
              <w:t>03</w:t>
            </w:r>
          </w:p>
        </w:tc>
        <w:tc>
          <w:tcPr>
            <w:tcW w:w="1319" w:type="dxa"/>
            <w:tcBorders>
              <w:top w:val="single" w:sz="12" w:space="0" w:color="auto"/>
            </w:tcBorders>
          </w:tcPr>
          <w:p w14:paraId="249AA37C" w14:textId="7347A7EC" w:rsidR="00C94CDF" w:rsidRPr="00E54386" w:rsidRDefault="00C94CDF" w:rsidP="00C94CDF">
            <w:pPr>
              <w:ind w:right="371"/>
              <w:jc w:val="right"/>
              <w:rPr>
                <w:rFonts w:ascii="Times New Roman" w:hAnsi="Times New Roman" w:cs="Times New Roman"/>
              </w:rPr>
            </w:pPr>
            <w:r w:rsidRPr="00E54386">
              <w:rPr>
                <w:rFonts w:ascii="Times New Roman" w:hAnsi="Times New Roman" w:cs="Times New Roman"/>
              </w:rPr>
              <w:t>21.6</w:t>
            </w:r>
            <w:r>
              <w:rPr>
                <w:rFonts w:ascii="Times New Roman" w:hAnsi="Times New Roman" w:cs="Times New Roman"/>
              </w:rPr>
              <w:t>2</w:t>
            </w:r>
          </w:p>
        </w:tc>
        <w:tc>
          <w:tcPr>
            <w:tcW w:w="1322" w:type="dxa"/>
            <w:tcBorders>
              <w:top w:val="single" w:sz="12" w:space="0" w:color="auto"/>
            </w:tcBorders>
          </w:tcPr>
          <w:p w14:paraId="5B7E8A63" w14:textId="52BD62F2" w:rsidR="00C94CDF" w:rsidRPr="00E54386" w:rsidRDefault="00C94CDF" w:rsidP="00C94CDF">
            <w:pPr>
              <w:ind w:right="291"/>
              <w:jc w:val="right"/>
              <w:rPr>
                <w:rFonts w:ascii="Times New Roman" w:hAnsi="Times New Roman" w:cs="Times New Roman"/>
              </w:rPr>
            </w:pPr>
            <w:r>
              <w:rPr>
                <w:rFonts w:ascii="Times New Roman" w:hAnsi="Times New Roman" w:cs="Times New Roman"/>
              </w:rPr>
              <w:t>10.50</w:t>
            </w:r>
          </w:p>
        </w:tc>
        <w:tc>
          <w:tcPr>
            <w:tcW w:w="1319" w:type="dxa"/>
            <w:tcBorders>
              <w:top w:val="single" w:sz="12" w:space="0" w:color="auto"/>
            </w:tcBorders>
          </w:tcPr>
          <w:p w14:paraId="208FD69A" w14:textId="7578A206" w:rsidR="00C94CDF" w:rsidRPr="00E54386" w:rsidRDefault="00C94CDF" w:rsidP="00C94CDF">
            <w:pPr>
              <w:ind w:right="390"/>
              <w:jc w:val="right"/>
              <w:rPr>
                <w:rFonts w:ascii="Times New Roman" w:hAnsi="Times New Roman" w:cs="Times New Roman"/>
              </w:rPr>
            </w:pPr>
            <w:r>
              <w:rPr>
                <w:rFonts w:ascii="Times New Roman" w:hAnsi="Times New Roman" w:cs="Times New Roman"/>
              </w:rPr>
              <w:t>9.21</w:t>
            </w:r>
          </w:p>
        </w:tc>
        <w:tc>
          <w:tcPr>
            <w:tcW w:w="1472" w:type="dxa"/>
            <w:tcBorders>
              <w:top w:val="single" w:sz="12" w:space="0" w:color="auto"/>
            </w:tcBorders>
          </w:tcPr>
          <w:p w14:paraId="4928953B" w14:textId="55F49FE3" w:rsidR="00C94CDF" w:rsidRPr="00C55DFF" w:rsidRDefault="00C94CDF" w:rsidP="00C94CDF">
            <w:pPr>
              <w:ind w:right="305"/>
              <w:jc w:val="right"/>
              <w:rPr>
                <w:rFonts w:ascii="Times New Roman" w:hAnsi="Times New Roman" w:cs="Times New Roman"/>
                <w:b/>
                <w:bCs/>
              </w:rPr>
            </w:pPr>
            <w:r w:rsidRPr="00C55DFF">
              <w:rPr>
                <w:rFonts w:ascii="Times New Roman" w:hAnsi="Times New Roman" w:cs="Times New Roman"/>
                <w:b/>
                <w:bCs/>
              </w:rPr>
              <w:t xml:space="preserve">&lt; 0.001 </w:t>
            </w:r>
          </w:p>
        </w:tc>
      </w:tr>
      <w:tr w:rsidR="00C94CDF" w14:paraId="2C3734B1" w14:textId="77777777" w:rsidTr="00C55DFF">
        <w:trPr>
          <w:trHeight w:val="288"/>
        </w:trPr>
        <w:tc>
          <w:tcPr>
            <w:tcW w:w="2520" w:type="dxa"/>
          </w:tcPr>
          <w:p w14:paraId="3CC3519A" w14:textId="77777777" w:rsidR="00C94CDF" w:rsidRPr="00E54386" w:rsidRDefault="00C94CDF" w:rsidP="00C94CDF">
            <w:pPr>
              <w:rPr>
                <w:rFonts w:ascii="Times New Roman" w:hAnsi="Times New Roman" w:cs="Times New Roman"/>
              </w:rPr>
            </w:pPr>
            <w:r w:rsidRPr="00E54386">
              <w:rPr>
                <w:rFonts w:ascii="Times New Roman" w:hAnsi="Times New Roman" w:cs="Times New Roman"/>
              </w:rPr>
              <w:t>Height</w:t>
            </w:r>
          </w:p>
        </w:tc>
        <w:tc>
          <w:tcPr>
            <w:tcW w:w="1327" w:type="dxa"/>
          </w:tcPr>
          <w:p w14:paraId="2C1E517F" w14:textId="7EA94C3F" w:rsidR="00C94CDF" w:rsidRPr="00E54386" w:rsidRDefault="00C94CDF" w:rsidP="00C94CDF">
            <w:pPr>
              <w:ind w:right="353"/>
              <w:jc w:val="right"/>
              <w:rPr>
                <w:rFonts w:ascii="Times New Roman" w:hAnsi="Times New Roman" w:cs="Times New Roman"/>
              </w:rPr>
            </w:pPr>
            <w:r w:rsidRPr="00E54386">
              <w:rPr>
                <w:rFonts w:ascii="Times New Roman" w:hAnsi="Times New Roman" w:cs="Times New Roman"/>
              </w:rPr>
              <w:t>-1</w:t>
            </w:r>
            <w:r>
              <w:rPr>
                <w:rFonts w:ascii="Times New Roman" w:hAnsi="Times New Roman" w:cs="Times New Roman"/>
              </w:rPr>
              <w:t>7.59</w:t>
            </w:r>
          </w:p>
        </w:tc>
        <w:tc>
          <w:tcPr>
            <w:tcW w:w="1319" w:type="dxa"/>
          </w:tcPr>
          <w:p w14:paraId="222932BB" w14:textId="5FC8C131" w:rsidR="00C94CDF" w:rsidRPr="00E54386" w:rsidRDefault="00C94CDF" w:rsidP="00C94CDF">
            <w:pPr>
              <w:ind w:right="371"/>
              <w:jc w:val="right"/>
              <w:rPr>
                <w:rFonts w:ascii="Times New Roman" w:hAnsi="Times New Roman" w:cs="Times New Roman"/>
              </w:rPr>
            </w:pPr>
            <w:r>
              <w:rPr>
                <w:rFonts w:ascii="Times New Roman" w:hAnsi="Times New Roman" w:cs="Times New Roman"/>
              </w:rPr>
              <w:t>7.42</w:t>
            </w:r>
          </w:p>
        </w:tc>
        <w:tc>
          <w:tcPr>
            <w:tcW w:w="1322" w:type="dxa"/>
          </w:tcPr>
          <w:p w14:paraId="218BEF40" w14:textId="52F79143" w:rsidR="00C94CDF" w:rsidRPr="00E54386" w:rsidRDefault="00C94CDF" w:rsidP="00C94CDF">
            <w:pPr>
              <w:ind w:right="291"/>
              <w:jc w:val="right"/>
              <w:rPr>
                <w:rFonts w:ascii="Times New Roman" w:hAnsi="Times New Roman" w:cs="Times New Roman"/>
              </w:rPr>
            </w:pPr>
            <w:r>
              <w:rPr>
                <w:rFonts w:ascii="Times New Roman" w:hAnsi="Times New Roman" w:cs="Times New Roman"/>
              </w:rPr>
              <w:t>15.68</w:t>
            </w:r>
          </w:p>
        </w:tc>
        <w:tc>
          <w:tcPr>
            <w:tcW w:w="1319" w:type="dxa"/>
          </w:tcPr>
          <w:p w14:paraId="10663063" w14:textId="0A133D2E" w:rsidR="00C94CDF" w:rsidRPr="00E54386" w:rsidRDefault="00C94CDF" w:rsidP="00C94CDF">
            <w:pPr>
              <w:ind w:right="390"/>
              <w:jc w:val="right"/>
              <w:rPr>
                <w:rFonts w:ascii="Times New Roman" w:hAnsi="Times New Roman" w:cs="Times New Roman"/>
              </w:rPr>
            </w:pPr>
            <w:r>
              <w:rPr>
                <w:rFonts w:ascii="Times New Roman" w:hAnsi="Times New Roman" w:cs="Times New Roman"/>
              </w:rPr>
              <w:t>-2.37</w:t>
            </w:r>
          </w:p>
        </w:tc>
        <w:tc>
          <w:tcPr>
            <w:tcW w:w="1472" w:type="dxa"/>
          </w:tcPr>
          <w:p w14:paraId="3B5AFA0A" w14:textId="190F64B0" w:rsidR="00C94CDF" w:rsidRPr="00C55DFF" w:rsidRDefault="00C94CDF" w:rsidP="00C94CDF">
            <w:pPr>
              <w:ind w:right="305"/>
              <w:jc w:val="right"/>
              <w:rPr>
                <w:rFonts w:ascii="Times New Roman" w:hAnsi="Times New Roman" w:cs="Times New Roman"/>
                <w:b/>
                <w:bCs/>
              </w:rPr>
            </w:pPr>
            <w:r w:rsidRPr="00C55DFF">
              <w:rPr>
                <w:rFonts w:ascii="Times New Roman" w:hAnsi="Times New Roman" w:cs="Times New Roman"/>
                <w:b/>
                <w:bCs/>
              </w:rPr>
              <w:t>0.03</w:t>
            </w:r>
            <w:r w:rsidR="00634343" w:rsidRPr="00C55DFF">
              <w:rPr>
                <w:rFonts w:ascii="Times New Roman" w:hAnsi="Times New Roman" w:cs="Times New Roman"/>
                <w:b/>
                <w:bCs/>
              </w:rPr>
              <w:t>1</w:t>
            </w:r>
          </w:p>
        </w:tc>
      </w:tr>
      <w:tr w:rsidR="00C94CDF" w14:paraId="2EE92AE0" w14:textId="77777777" w:rsidTr="00C55DFF">
        <w:trPr>
          <w:trHeight w:val="288"/>
        </w:trPr>
        <w:tc>
          <w:tcPr>
            <w:tcW w:w="2520" w:type="dxa"/>
          </w:tcPr>
          <w:p w14:paraId="5CED22B8" w14:textId="77777777" w:rsidR="00C94CDF" w:rsidRPr="00E54386" w:rsidRDefault="00C94CDF" w:rsidP="00C94CDF">
            <w:pPr>
              <w:rPr>
                <w:rFonts w:ascii="Times New Roman" w:hAnsi="Times New Roman" w:cs="Times New Roman"/>
              </w:rPr>
            </w:pPr>
            <w:r w:rsidRPr="00ED7910">
              <w:rPr>
                <w:rFonts w:ascii="Times New Roman" w:hAnsi="Times New Roman" w:cs="Times New Roman"/>
              </w:rPr>
              <w:t>Speed</w:t>
            </w:r>
          </w:p>
        </w:tc>
        <w:tc>
          <w:tcPr>
            <w:tcW w:w="1327" w:type="dxa"/>
          </w:tcPr>
          <w:p w14:paraId="1059E46F" w14:textId="529E5465" w:rsidR="00C94CDF" w:rsidRPr="00E54386" w:rsidRDefault="00C94CDF" w:rsidP="00C94CDF">
            <w:pPr>
              <w:ind w:right="353"/>
              <w:jc w:val="right"/>
              <w:rPr>
                <w:rFonts w:ascii="Times New Roman" w:hAnsi="Times New Roman" w:cs="Times New Roman"/>
              </w:rPr>
            </w:pPr>
            <w:r w:rsidRPr="00ED7910">
              <w:rPr>
                <w:rFonts w:ascii="Times New Roman" w:hAnsi="Times New Roman" w:cs="Times New Roman"/>
              </w:rPr>
              <w:t>2</w:t>
            </w:r>
            <w:r>
              <w:rPr>
                <w:rFonts w:ascii="Times New Roman" w:hAnsi="Times New Roman" w:cs="Times New Roman"/>
              </w:rPr>
              <w:t>9.12</w:t>
            </w:r>
          </w:p>
        </w:tc>
        <w:tc>
          <w:tcPr>
            <w:tcW w:w="1319" w:type="dxa"/>
          </w:tcPr>
          <w:p w14:paraId="639D25E7" w14:textId="6EEACF7B" w:rsidR="00C94CDF" w:rsidRPr="00E54386" w:rsidRDefault="00C94CDF" w:rsidP="00C94CDF">
            <w:pPr>
              <w:ind w:right="371"/>
              <w:jc w:val="right"/>
              <w:rPr>
                <w:rFonts w:ascii="Times New Roman" w:hAnsi="Times New Roman" w:cs="Times New Roman"/>
              </w:rPr>
            </w:pPr>
            <w:r>
              <w:rPr>
                <w:rFonts w:ascii="Times New Roman" w:hAnsi="Times New Roman" w:cs="Times New Roman"/>
              </w:rPr>
              <w:t>5.18</w:t>
            </w:r>
          </w:p>
        </w:tc>
        <w:tc>
          <w:tcPr>
            <w:tcW w:w="1322" w:type="dxa"/>
          </w:tcPr>
          <w:p w14:paraId="1EC3F5DF" w14:textId="29F39A7A" w:rsidR="00C94CDF" w:rsidRPr="00E54386" w:rsidRDefault="00C94CDF" w:rsidP="00C94CDF">
            <w:pPr>
              <w:ind w:right="291"/>
              <w:jc w:val="right"/>
              <w:rPr>
                <w:rFonts w:ascii="Times New Roman" w:hAnsi="Times New Roman" w:cs="Times New Roman"/>
              </w:rPr>
            </w:pPr>
            <w:r>
              <w:rPr>
                <w:rFonts w:ascii="Times New Roman" w:hAnsi="Times New Roman" w:cs="Times New Roman"/>
              </w:rPr>
              <w:t>27.96</w:t>
            </w:r>
          </w:p>
        </w:tc>
        <w:tc>
          <w:tcPr>
            <w:tcW w:w="1319" w:type="dxa"/>
          </w:tcPr>
          <w:p w14:paraId="5EBC3584" w14:textId="12A9D81D" w:rsidR="00C94CDF" w:rsidRPr="00E54386" w:rsidRDefault="00C94CDF" w:rsidP="00C94CDF">
            <w:pPr>
              <w:ind w:right="390"/>
              <w:jc w:val="right"/>
              <w:rPr>
                <w:rFonts w:ascii="Times New Roman" w:hAnsi="Times New Roman" w:cs="Times New Roman"/>
              </w:rPr>
            </w:pPr>
            <w:r>
              <w:rPr>
                <w:rFonts w:ascii="Times New Roman" w:hAnsi="Times New Roman" w:cs="Times New Roman"/>
              </w:rPr>
              <w:t>5.62</w:t>
            </w:r>
          </w:p>
        </w:tc>
        <w:tc>
          <w:tcPr>
            <w:tcW w:w="1472" w:type="dxa"/>
          </w:tcPr>
          <w:p w14:paraId="755DEA0F" w14:textId="7D84E56D" w:rsidR="00C94CDF" w:rsidRPr="00C55DFF" w:rsidDel="00E54386" w:rsidRDefault="00C94CDF" w:rsidP="00C94CDF">
            <w:pPr>
              <w:ind w:right="305"/>
              <w:jc w:val="right"/>
              <w:rPr>
                <w:rFonts w:ascii="Times New Roman" w:hAnsi="Times New Roman" w:cs="Times New Roman"/>
                <w:b/>
                <w:bCs/>
              </w:rPr>
            </w:pPr>
            <w:r w:rsidRPr="00C55DFF">
              <w:rPr>
                <w:rFonts w:ascii="Times New Roman" w:hAnsi="Times New Roman" w:cs="Times New Roman"/>
                <w:b/>
                <w:bCs/>
              </w:rPr>
              <w:t xml:space="preserve">&lt; 0.001 </w:t>
            </w:r>
          </w:p>
        </w:tc>
      </w:tr>
      <w:tr w:rsidR="00C94CDF" w14:paraId="194C80A4" w14:textId="77777777" w:rsidTr="00C55DFF">
        <w:trPr>
          <w:trHeight w:val="288"/>
        </w:trPr>
        <w:tc>
          <w:tcPr>
            <w:tcW w:w="2520" w:type="dxa"/>
          </w:tcPr>
          <w:p w14:paraId="421E9CBB" w14:textId="77777777" w:rsidR="00C94CDF" w:rsidRPr="00E54386" w:rsidRDefault="00C94CDF" w:rsidP="00C94CDF">
            <w:pPr>
              <w:rPr>
                <w:rFonts w:ascii="Times New Roman" w:hAnsi="Times New Roman" w:cs="Times New Roman"/>
              </w:rPr>
            </w:pPr>
            <w:r w:rsidRPr="00E54386">
              <w:rPr>
                <w:rFonts w:ascii="Times New Roman" w:hAnsi="Times New Roman" w:cs="Times New Roman"/>
              </w:rPr>
              <w:t>Trial</w:t>
            </w:r>
          </w:p>
        </w:tc>
        <w:tc>
          <w:tcPr>
            <w:tcW w:w="1327" w:type="dxa"/>
          </w:tcPr>
          <w:p w14:paraId="2B6F851B" w14:textId="722AF80D" w:rsidR="00C94CDF" w:rsidRPr="00E54386" w:rsidRDefault="00C94CDF" w:rsidP="00C94CDF">
            <w:pPr>
              <w:ind w:right="353"/>
              <w:jc w:val="right"/>
              <w:rPr>
                <w:rFonts w:ascii="Times New Roman" w:hAnsi="Times New Roman" w:cs="Times New Roman"/>
              </w:rPr>
            </w:pPr>
            <w:r>
              <w:rPr>
                <w:rFonts w:ascii="Times New Roman" w:hAnsi="Times New Roman" w:cs="Times New Roman"/>
              </w:rPr>
              <w:t>1.80</w:t>
            </w:r>
          </w:p>
        </w:tc>
        <w:tc>
          <w:tcPr>
            <w:tcW w:w="1319" w:type="dxa"/>
          </w:tcPr>
          <w:p w14:paraId="7052281C" w14:textId="1A24D6D8" w:rsidR="00C94CDF" w:rsidRPr="00E54386" w:rsidRDefault="00C94CDF" w:rsidP="00C94CDF">
            <w:pPr>
              <w:ind w:right="371"/>
              <w:jc w:val="right"/>
              <w:rPr>
                <w:rFonts w:ascii="Times New Roman" w:hAnsi="Times New Roman" w:cs="Times New Roman"/>
              </w:rPr>
            </w:pPr>
            <w:r>
              <w:rPr>
                <w:rFonts w:ascii="Times New Roman" w:hAnsi="Times New Roman" w:cs="Times New Roman"/>
              </w:rPr>
              <w:t>1.68</w:t>
            </w:r>
          </w:p>
        </w:tc>
        <w:tc>
          <w:tcPr>
            <w:tcW w:w="1322" w:type="dxa"/>
          </w:tcPr>
          <w:p w14:paraId="1AD9A911" w14:textId="54D71B26" w:rsidR="00C94CDF" w:rsidRPr="00E54386" w:rsidRDefault="00C94CDF" w:rsidP="00C94CDF">
            <w:pPr>
              <w:ind w:right="291"/>
              <w:jc w:val="right"/>
              <w:rPr>
                <w:rFonts w:ascii="Times New Roman" w:hAnsi="Times New Roman" w:cs="Times New Roman"/>
              </w:rPr>
            </w:pPr>
            <w:r>
              <w:rPr>
                <w:rFonts w:ascii="Times New Roman" w:hAnsi="Times New Roman" w:cs="Times New Roman"/>
              </w:rPr>
              <w:t>168.92</w:t>
            </w:r>
          </w:p>
        </w:tc>
        <w:tc>
          <w:tcPr>
            <w:tcW w:w="1319" w:type="dxa"/>
          </w:tcPr>
          <w:p w14:paraId="2B37C46C" w14:textId="2A11D4A0" w:rsidR="00C94CDF" w:rsidRPr="00E54386" w:rsidRDefault="00C94CDF" w:rsidP="00C94CDF">
            <w:pPr>
              <w:ind w:right="390"/>
              <w:jc w:val="right"/>
              <w:rPr>
                <w:rFonts w:ascii="Times New Roman" w:hAnsi="Times New Roman" w:cs="Times New Roman"/>
              </w:rPr>
            </w:pPr>
            <w:r>
              <w:rPr>
                <w:rFonts w:ascii="Times New Roman" w:hAnsi="Times New Roman" w:cs="Times New Roman"/>
              </w:rPr>
              <w:t>1.07</w:t>
            </w:r>
          </w:p>
        </w:tc>
        <w:tc>
          <w:tcPr>
            <w:tcW w:w="1472" w:type="dxa"/>
          </w:tcPr>
          <w:p w14:paraId="15773582" w14:textId="7E967ABE" w:rsidR="00C94CDF" w:rsidRPr="00C55DFF" w:rsidRDefault="00C94CDF" w:rsidP="00C94CDF">
            <w:pPr>
              <w:ind w:right="305"/>
              <w:jc w:val="right"/>
              <w:rPr>
                <w:rFonts w:ascii="Times New Roman" w:hAnsi="Times New Roman" w:cs="Times New Roman"/>
                <w:bCs/>
              </w:rPr>
            </w:pPr>
            <w:r w:rsidRPr="00C55DFF">
              <w:rPr>
                <w:rFonts w:ascii="Times New Roman" w:hAnsi="Times New Roman" w:cs="Times New Roman"/>
                <w:bCs/>
              </w:rPr>
              <w:t>0.28</w:t>
            </w:r>
            <w:r w:rsidR="00634343">
              <w:rPr>
                <w:rFonts w:ascii="Times New Roman" w:hAnsi="Times New Roman" w:cs="Times New Roman"/>
                <w:bCs/>
              </w:rPr>
              <w:t>4</w:t>
            </w:r>
          </w:p>
        </w:tc>
      </w:tr>
      <w:tr w:rsidR="00C94CDF" w14:paraId="63CAF5AE" w14:textId="77777777" w:rsidTr="00C55DFF">
        <w:trPr>
          <w:trHeight w:val="288"/>
        </w:trPr>
        <w:tc>
          <w:tcPr>
            <w:tcW w:w="2520" w:type="dxa"/>
          </w:tcPr>
          <w:p w14:paraId="26EFC0D6" w14:textId="77777777" w:rsidR="00C94CDF" w:rsidRPr="00E54386" w:rsidDel="001F7ED1" w:rsidRDefault="00C94CDF" w:rsidP="00C94CDF">
            <w:pPr>
              <w:rPr>
                <w:rFonts w:ascii="Times New Roman" w:hAnsi="Times New Roman" w:cs="Times New Roman"/>
              </w:rPr>
            </w:pPr>
            <w:r w:rsidRPr="00465871">
              <w:rPr>
                <w:rFonts w:ascii="Times New Roman" w:hAnsi="Times New Roman" w:cs="Times New Roman"/>
              </w:rPr>
              <w:t>Height × Speed</w:t>
            </w:r>
          </w:p>
        </w:tc>
        <w:tc>
          <w:tcPr>
            <w:tcW w:w="1327" w:type="dxa"/>
          </w:tcPr>
          <w:p w14:paraId="56C5A07E" w14:textId="76ACB6F0" w:rsidR="00C94CDF" w:rsidRPr="00E54386" w:rsidRDefault="00C94CDF" w:rsidP="00C94CDF">
            <w:pPr>
              <w:ind w:right="353"/>
              <w:jc w:val="right"/>
              <w:rPr>
                <w:rFonts w:ascii="Times New Roman" w:hAnsi="Times New Roman" w:cs="Times New Roman"/>
              </w:rPr>
            </w:pPr>
            <w:r w:rsidRPr="00465871">
              <w:rPr>
                <w:rFonts w:ascii="Times New Roman" w:hAnsi="Times New Roman" w:cs="Times New Roman"/>
              </w:rPr>
              <w:t>-</w:t>
            </w:r>
            <w:r>
              <w:rPr>
                <w:rFonts w:ascii="Times New Roman" w:hAnsi="Times New Roman" w:cs="Times New Roman"/>
              </w:rPr>
              <w:t>11.38</w:t>
            </w:r>
          </w:p>
        </w:tc>
        <w:tc>
          <w:tcPr>
            <w:tcW w:w="1319" w:type="dxa"/>
          </w:tcPr>
          <w:p w14:paraId="76AAD7F0" w14:textId="207130BC" w:rsidR="00C94CDF" w:rsidRPr="00E54386" w:rsidRDefault="00C94CDF" w:rsidP="00C94CDF">
            <w:pPr>
              <w:ind w:right="371"/>
              <w:jc w:val="right"/>
              <w:rPr>
                <w:rFonts w:ascii="Times New Roman" w:hAnsi="Times New Roman" w:cs="Times New Roman"/>
              </w:rPr>
            </w:pPr>
            <w:r w:rsidRPr="00465871">
              <w:rPr>
                <w:rFonts w:ascii="Times New Roman" w:hAnsi="Times New Roman" w:cs="Times New Roman"/>
              </w:rPr>
              <w:t>4</w:t>
            </w:r>
            <w:r>
              <w:rPr>
                <w:rFonts w:ascii="Times New Roman" w:hAnsi="Times New Roman" w:cs="Times New Roman"/>
              </w:rPr>
              <w:t>.09</w:t>
            </w:r>
          </w:p>
        </w:tc>
        <w:tc>
          <w:tcPr>
            <w:tcW w:w="1322" w:type="dxa"/>
          </w:tcPr>
          <w:p w14:paraId="132B0E0C" w14:textId="4826ECBD" w:rsidR="00C94CDF" w:rsidRPr="00E54386" w:rsidRDefault="00C94CDF" w:rsidP="00C94CDF">
            <w:pPr>
              <w:ind w:right="291"/>
              <w:jc w:val="right"/>
              <w:rPr>
                <w:rFonts w:ascii="Times New Roman" w:hAnsi="Times New Roman" w:cs="Times New Roman"/>
              </w:rPr>
            </w:pPr>
            <w:r>
              <w:rPr>
                <w:rFonts w:ascii="Times New Roman" w:hAnsi="Times New Roman" w:cs="Times New Roman"/>
              </w:rPr>
              <w:t>168.82</w:t>
            </w:r>
          </w:p>
        </w:tc>
        <w:tc>
          <w:tcPr>
            <w:tcW w:w="1319" w:type="dxa"/>
          </w:tcPr>
          <w:p w14:paraId="75C69F93" w14:textId="15094160" w:rsidR="00C94CDF" w:rsidRPr="00E54386" w:rsidRDefault="00C94CDF" w:rsidP="00C94CDF">
            <w:pPr>
              <w:ind w:right="390"/>
              <w:jc w:val="right"/>
              <w:rPr>
                <w:rFonts w:ascii="Times New Roman" w:hAnsi="Times New Roman" w:cs="Times New Roman"/>
              </w:rPr>
            </w:pPr>
            <w:r>
              <w:rPr>
                <w:rFonts w:ascii="Times New Roman" w:hAnsi="Times New Roman" w:cs="Times New Roman"/>
              </w:rPr>
              <w:t>-2.78</w:t>
            </w:r>
          </w:p>
        </w:tc>
        <w:tc>
          <w:tcPr>
            <w:tcW w:w="1472" w:type="dxa"/>
          </w:tcPr>
          <w:p w14:paraId="5FE4B39A" w14:textId="3758C216" w:rsidR="00C94CDF" w:rsidRPr="00C55DFF" w:rsidDel="00E54386" w:rsidRDefault="00C94CDF" w:rsidP="00C94CDF">
            <w:pPr>
              <w:ind w:right="305"/>
              <w:jc w:val="right"/>
              <w:rPr>
                <w:rFonts w:ascii="Times New Roman" w:hAnsi="Times New Roman" w:cs="Times New Roman"/>
                <w:b/>
                <w:bCs/>
              </w:rPr>
            </w:pPr>
            <w:r w:rsidRPr="00C55DFF">
              <w:rPr>
                <w:rFonts w:ascii="Times New Roman" w:hAnsi="Times New Roman" w:cs="Times New Roman"/>
                <w:b/>
                <w:bCs/>
              </w:rPr>
              <w:t>0.006</w:t>
            </w:r>
          </w:p>
        </w:tc>
      </w:tr>
      <w:tr w:rsidR="00C94CDF" w14:paraId="4BFD3B57" w14:textId="77777777" w:rsidTr="00C55DFF">
        <w:trPr>
          <w:trHeight w:val="288"/>
        </w:trPr>
        <w:tc>
          <w:tcPr>
            <w:tcW w:w="2520" w:type="dxa"/>
          </w:tcPr>
          <w:p w14:paraId="7C401323" w14:textId="77777777" w:rsidR="00C94CDF" w:rsidRPr="00E54386" w:rsidRDefault="00C94CDF" w:rsidP="00C94CDF">
            <w:pPr>
              <w:rPr>
                <w:rFonts w:ascii="Times New Roman" w:hAnsi="Times New Roman" w:cs="Times New Roman"/>
              </w:rPr>
            </w:pPr>
            <w:r w:rsidRPr="00E54386">
              <w:rPr>
                <w:rFonts w:ascii="Times New Roman" w:hAnsi="Times New Roman" w:cs="Times New Roman"/>
              </w:rPr>
              <w:t>Height</w:t>
            </w:r>
            <w:r w:rsidRPr="00D92E7A">
              <w:rPr>
                <w:rFonts w:ascii="Times New Roman" w:hAnsi="Times New Roman" w:cs="Times New Roman"/>
              </w:rPr>
              <w:t xml:space="preserve"> × Trial </w:t>
            </w:r>
          </w:p>
        </w:tc>
        <w:tc>
          <w:tcPr>
            <w:tcW w:w="1327" w:type="dxa"/>
          </w:tcPr>
          <w:p w14:paraId="412B1A61" w14:textId="48B31583" w:rsidR="00C94CDF" w:rsidRPr="00E54386" w:rsidRDefault="00C94CDF" w:rsidP="00C94CDF">
            <w:pPr>
              <w:ind w:right="353"/>
              <w:jc w:val="right"/>
              <w:rPr>
                <w:rFonts w:ascii="Times New Roman" w:hAnsi="Times New Roman" w:cs="Times New Roman"/>
              </w:rPr>
            </w:pPr>
            <w:r w:rsidRPr="00E54386">
              <w:rPr>
                <w:rFonts w:ascii="Times New Roman" w:hAnsi="Times New Roman" w:cs="Times New Roman"/>
              </w:rPr>
              <w:t>1.</w:t>
            </w:r>
            <w:r>
              <w:rPr>
                <w:rFonts w:ascii="Times New Roman" w:hAnsi="Times New Roman" w:cs="Times New Roman"/>
              </w:rPr>
              <w:t>31</w:t>
            </w:r>
          </w:p>
        </w:tc>
        <w:tc>
          <w:tcPr>
            <w:tcW w:w="1319" w:type="dxa"/>
          </w:tcPr>
          <w:p w14:paraId="2D9FCE09" w14:textId="605225A7" w:rsidR="00C94CDF" w:rsidRPr="00E54386" w:rsidRDefault="00C94CDF" w:rsidP="00C94CDF">
            <w:pPr>
              <w:ind w:right="371"/>
              <w:jc w:val="right"/>
              <w:rPr>
                <w:rFonts w:ascii="Times New Roman" w:hAnsi="Times New Roman" w:cs="Times New Roman"/>
              </w:rPr>
            </w:pPr>
            <w:r w:rsidRPr="00E54386">
              <w:rPr>
                <w:rFonts w:ascii="Times New Roman" w:hAnsi="Times New Roman" w:cs="Times New Roman"/>
              </w:rPr>
              <w:t>1.6</w:t>
            </w:r>
            <w:r>
              <w:rPr>
                <w:rFonts w:ascii="Times New Roman" w:hAnsi="Times New Roman" w:cs="Times New Roman"/>
              </w:rPr>
              <w:t>8</w:t>
            </w:r>
          </w:p>
        </w:tc>
        <w:tc>
          <w:tcPr>
            <w:tcW w:w="1322" w:type="dxa"/>
          </w:tcPr>
          <w:p w14:paraId="66AFFE18" w14:textId="43273B2F" w:rsidR="00C94CDF" w:rsidRPr="00E54386" w:rsidRDefault="00C94CDF" w:rsidP="00C94CDF">
            <w:pPr>
              <w:ind w:right="291"/>
              <w:jc w:val="right"/>
              <w:rPr>
                <w:rFonts w:ascii="Times New Roman" w:hAnsi="Times New Roman" w:cs="Times New Roman"/>
              </w:rPr>
            </w:pPr>
            <w:r w:rsidRPr="00E54386">
              <w:rPr>
                <w:rFonts w:ascii="Times New Roman" w:hAnsi="Times New Roman" w:cs="Times New Roman"/>
              </w:rPr>
              <w:t>1</w:t>
            </w:r>
            <w:r>
              <w:rPr>
                <w:rFonts w:ascii="Times New Roman" w:hAnsi="Times New Roman" w:cs="Times New Roman"/>
              </w:rPr>
              <w:t>68.92</w:t>
            </w:r>
          </w:p>
        </w:tc>
        <w:tc>
          <w:tcPr>
            <w:tcW w:w="1319" w:type="dxa"/>
          </w:tcPr>
          <w:p w14:paraId="08B3BBDC" w14:textId="287EAF83" w:rsidR="00C94CDF" w:rsidRPr="00E54386" w:rsidRDefault="00C94CDF" w:rsidP="00C94CDF">
            <w:pPr>
              <w:ind w:right="390"/>
              <w:jc w:val="right"/>
              <w:rPr>
                <w:rFonts w:ascii="Times New Roman" w:hAnsi="Times New Roman" w:cs="Times New Roman"/>
              </w:rPr>
            </w:pPr>
            <w:r>
              <w:rPr>
                <w:rFonts w:ascii="Times New Roman" w:hAnsi="Times New Roman" w:cs="Times New Roman"/>
              </w:rPr>
              <w:t>0.78</w:t>
            </w:r>
          </w:p>
        </w:tc>
        <w:tc>
          <w:tcPr>
            <w:tcW w:w="1472" w:type="dxa"/>
          </w:tcPr>
          <w:p w14:paraId="723A91EE" w14:textId="1DF4AF4E" w:rsidR="00C94CDF" w:rsidRPr="00C55DFF" w:rsidRDefault="00C94CDF" w:rsidP="00C94CDF">
            <w:pPr>
              <w:ind w:right="305"/>
              <w:jc w:val="right"/>
              <w:rPr>
                <w:rFonts w:ascii="Times New Roman" w:hAnsi="Times New Roman" w:cs="Times New Roman"/>
                <w:bCs/>
              </w:rPr>
            </w:pPr>
            <w:r w:rsidRPr="00C55DFF">
              <w:rPr>
                <w:rFonts w:ascii="Times New Roman" w:hAnsi="Times New Roman" w:cs="Times New Roman"/>
                <w:bCs/>
              </w:rPr>
              <w:t>0.4</w:t>
            </w:r>
            <w:r w:rsidR="00634343">
              <w:rPr>
                <w:rFonts w:ascii="Times New Roman" w:hAnsi="Times New Roman" w:cs="Times New Roman"/>
                <w:bCs/>
              </w:rPr>
              <w:t>36</w:t>
            </w:r>
          </w:p>
        </w:tc>
      </w:tr>
      <w:tr w:rsidR="00C94CDF" w14:paraId="7C018FC6" w14:textId="77777777" w:rsidTr="00C55DFF">
        <w:trPr>
          <w:trHeight w:val="288"/>
        </w:trPr>
        <w:tc>
          <w:tcPr>
            <w:tcW w:w="2520" w:type="dxa"/>
          </w:tcPr>
          <w:p w14:paraId="4CDA5764" w14:textId="77777777" w:rsidR="00C94CDF" w:rsidRPr="00E54386" w:rsidRDefault="00C94CDF" w:rsidP="00C94CDF">
            <w:pPr>
              <w:rPr>
                <w:rFonts w:ascii="Times New Roman" w:hAnsi="Times New Roman" w:cs="Times New Roman"/>
              </w:rPr>
            </w:pPr>
            <w:r w:rsidRPr="00E54386">
              <w:rPr>
                <w:rFonts w:ascii="Times New Roman" w:hAnsi="Times New Roman" w:cs="Times New Roman"/>
              </w:rPr>
              <w:t>Speed</w:t>
            </w:r>
            <w:r w:rsidRPr="00D92E7A">
              <w:rPr>
                <w:rFonts w:ascii="Times New Roman" w:hAnsi="Times New Roman" w:cs="Times New Roman"/>
              </w:rPr>
              <w:t xml:space="preserve"> × Trial </w:t>
            </w:r>
          </w:p>
        </w:tc>
        <w:tc>
          <w:tcPr>
            <w:tcW w:w="1327" w:type="dxa"/>
          </w:tcPr>
          <w:p w14:paraId="6F57688C" w14:textId="7791DC71" w:rsidR="00C94CDF" w:rsidRPr="00E54386" w:rsidRDefault="00C94CDF" w:rsidP="00C94CDF">
            <w:pPr>
              <w:ind w:right="353"/>
              <w:jc w:val="right"/>
              <w:rPr>
                <w:rFonts w:ascii="Times New Roman" w:hAnsi="Times New Roman" w:cs="Times New Roman"/>
              </w:rPr>
            </w:pPr>
            <w:r w:rsidRPr="00E54386">
              <w:rPr>
                <w:rFonts w:ascii="Times New Roman" w:hAnsi="Times New Roman" w:cs="Times New Roman"/>
              </w:rPr>
              <w:t>1.</w:t>
            </w:r>
            <w:r>
              <w:rPr>
                <w:rFonts w:ascii="Times New Roman" w:hAnsi="Times New Roman" w:cs="Times New Roman"/>
              </w:rPr>
              <w:t>76</w:t>
            </w:r>
          </w:p>
        </w:tc>
        <w:tc>
          <w:tcPr>
            <w:tcW w:w="1319" w:type="dxa"/>
          </w:tcPr>
          <w:p w14:paraId="0752BF2B" w14:textId="5A7044A2" w:rsidR="00C94CDF" w:rsidRPr="00E54386" w:rsidRDefault="00C94CDF" w:rsidP="00C94CDF">
            <w:pPr>
              <w:ind w:right="371"/>
              <w:jc w:val="right"/>
              <w:rPr>
                <w:rFonts w:ascii="Times New Roman" w:hAnsi="Times New Roman" w:cs="Times New Roman"/>
              </w:rPr>
            </w:pPr>
            <w:r w:rsidRPr="00E54386">
              <w:rPr>
                <w:rFonts w:ascii="Times New Roman" w:hAnsi="Times New Roman" w:cs="Times New Roman"/>
              </w:rPr>
              <w:t>1</w:t>
            </w:r>
            <w:r>
              <w:rPr>
                <w:rFonts w:ascii="Times New Roman" w:hAnsi="Times New Roman" w:cs="Times New Roman"/>
              </w:rPr>
              <w:t>.68</w:t>
            </w:r>
          </w:p>
        </w:tc>
        <w:tc>
          <w:tcPr>
            <w:tcW w:w="1322" w:type="dxa"/>
          </w:tcPr>
          <w:p w14:paraId="0C7C954A" w14:textId="57542B44" w:rsidR="00C94CDF" w:rsidRPr="00E54386" w:rsidRDefault="00C94CDF" w:rsidP="00C94CDF">
            <w:pPr>
              <w:ind w:right="291"/>
              <w:jc w:val="right"/>
              <w:rPr>
                <w:rFonts w:ascii="Times New Roman" w:hAnsi="Times New Roman" w:cs="Times New Roman"/>
              </w:rPr>
            </w:pPr>
            <w:r>
              <w:rPr>
                <w:rFonts w:ascii="Times New Roman" w:hAnsi="Times New Roman" w:cs="Times New Roman"/>
              </w:rPr>
              <w:t>168.92</w:t>
            </w:r>
          </w:p>
        </w:tc>
        <w:tc>
          <w:tcPr>
            <w:tcW w:w="1319" w:type="dxa"/>
          </w:tcPr>
          <w:p w14:paraId="2277E1FF" w14:textId="33CDD543" w:rsidR="00C94CDF" w:rsidRPr="00E54386" w:rsidRDefault="00C94CDF" w:rsidP="00C94CDF">
            <w:pPr>
              <w:ind w:right="390"/>
              <w:jc w:val="right"/>
              <w:rPr>
                <w:rFonts w:ascii="Times New Roman" w:hAnsi="Times New Roman" w:cs="Times New Roman"/>
              </w:rPr>
            </w:pPr>
            <w:r>
              <w:rPr>
                <w:rFonts w:ascii="Times New Roman" w:hAnsi="Times New Roman" w:cs="Times New Roman"/>
              </w:rPr>
              <w:t>1.05</w:t>
            </w:r>
          </w:p>
        </w:tc>
        <w:tc>
          <w:tcPr>
            <w:tcW w:w="1472" w:type="dxa"/>
          </w:tcPr>
          <w:p w14:paraId="6C25AA42" w14:textId="4EF5FD8E" w:rsidR="00C94CDF" w:rsidRPr="00C55DFF" w:rsidRDefault="00C94CDF" w:rsidP="00C55DFF">
            <w:pPr>
              <w:ind w:right="305"/>
              <w:jc w:val="right"/>
              <w:rPr>
                <w:rFonts w:ascii="Times New Roman" w:hAnsi="Times New Roman" w:cs="Times New Roman"/>
                <w:bCs/>
              </w:rPr>
            </w:pPr>
            <w:r w:rsidRPr="00C55DFF">
              <w:rPr>
                <w:rFonts w:ascii="Times New Roman" w:hAnsi="Times New Roman" w:cs="Times New Roman"/>
                <w:bCs/>
              </w:rPr>
              <w:t>0.</w:t>
            </w:r>
            <w:r w:rsidR="00634343">
              <w:rPr>
                <w:rFonts w:ascii="Times New Roman" w:hAnsi="Times New Roman" w:cs="Times New Roman"/>
                <w:bCs/>
              </w:rPr>
              <w:t>295</w:t>
            </w:r>
          </w:p>
        </w:tc>
      </w:tr>
      <w:tr w:rsidR="00C94CDF" w14:paraId="0287955A" w14:textId="77777777" w:rsidTr="00C55DFF">
        <w:trPr>
          <w:trHeight w:val="288"/>
        </w:trPr>
        <w:tc>
          <w:tcPr>
            <w:tcW w:w="2520" w:type="dxa"/>
            <w:tcBorders>
              <w:bottom w:val="single" w:sz="12" w:space="0" w:color="auto"/>
            </w:tcBorders>
          </w:tcPr>
          <w:p w14:paraId="62F58B0D" w14:textId="77777777" w:rsidR="00C94CDF" w:rsidRPr="00E54386" w:rsidRDefault="00C94CDF" w:rsidP="00C94CDF">
            <w:pPr>
              <w:rPr>
                <w:rFonts w:ascii="Times New Roman" w:hAnsi="Times New Roman" w:cs="Times New Roman"/>
              </w:rPr>
            </w:pPr>
            <w:r w:rsidRPr="00E54386">
              <w:rPr>
                <w:rFonts w:ascii="Times New Roman" w:hAnsi="Times New Roman" w:cs="Times New Roman"/>
              </w:rPr>
              <w:t xml:space="preserve">Height × Speed </w:t>
            </w:r>
            <w:r w:rsidRPr="00D92E7A">
              <w:rPr>
                <w:rFonts w:ascii="Times New Roman" w:hAnsi="Times New Roman" w:cs="Times New Roman"/>
              </w:rPr>
              <w:t xml:space="preserve">× Trial </w:t>
            </w:r>
          </w:p>
        </w:tc>
        <w:tc>
          <w:tcPr>
            <w:tcW w:w="1327" w:type="dxa"/>
            <w:tcBorders>
              <w:bottom w:val="single" w:sz="12" w:space="0" w:color="auto"/>
            </w:tcBorders>
          </w:tcPr>
          <w:p w14:paraId="00E44FC3" w14:textId="0D88F2AB" w:rsidR="00C94CDF" w:rsidRPr="00E54386" w:rsidRDefault="00C94CDF" w:rsidP="00C94CDF">
            <w:pPr>
              <w:ind w:right="353"/>
              <w:jc w:val="right"/>
              <w:rPr>
                <w:rFonts w:ascii="Times New Roman" w:hAnsi="Times New Roman" w:cs="Times New Roman"/>
              </w:rPr>
            </w:pPr>
            <w:r>
              <w:rPr>
                <w:rFonts w:ascii="Times New Roman" w:hAnsi="Times New Roman" w:cs="Times New Roman"/>
              </w:rPr>
              <w:t>4.21</w:t>
            </w:r>
          </w:p>
        </w:tc>
        <w:tc>
          <w:tcPr>
            <w:tcW w:w="1319" w:type="dxa"/>
            <w:tcBorders>
              <w:bottom w:val="single" w:sz="12" w:space="0" w:color="auto"/>
            </w:tcBorders>
          </w:tcPr>
          <w:p w14:paraId="51D49DBE" w14:textId="714BE9AE" w:rsidR="00C94CDF" w:rsidRPr="00E54386" w:rsidRDefault="00C94CDF" w:rsidP="00C94CDF">
            <w:pPr>
              <w:ind w:right="371"/>
              <w:jc w:val="right"/>
              <w:rPr>
                <w:rFonts w:ascii="Times New Roman" w:hAnsi="Times New Roman" w:cs="Times New Roman"/>
              </w:rPr>
            </w:pPr>
            <w:r>
              <w:rPr>
                <w:rFonts w:ascii="Times New Roman" w:hAnsi="Times New Roman" w:cs="Times New Roman"/>
              </w:rPr>
              <w:t>1.68</w:t>
            </w:r>
          </w:p>
        </w:tc>
        <w:tc>
          <w:tcPr>
            <w:tcW w:w="1322" w:type="dxa"/>
            <w:tcBorders>
              <w:bottom w:val="single" w:sz="12" w:space="0" w:color="auto"/>
            </w:tcBorders>
          </w:tcPr>
          <w:p w14:paraId="64B45AD0" w14:textId="2CC4C542" w:rsidR="00C94CDF" w:rsidRPr="00E54386" w:rsidRDefault="00C94CDF" w:rsidP="00C94CDF">
            <w:pPr>
              <w:ind w:right="291"/>
              <w:jc w:val="right"/>
              <w:rPr>
                <w:rFonts w:ascii="Times New Roman" w:hAnsi="Times New Roman" w:cs="Times New Roman"/>
              </w:rPr>
            </w:pPr>
            <w:r>
              <w:rPr>
                <w:rFonts w:ascii="Times New Roman" w:hAnsi="Times New Roman" w:cs="Times New Roman"/>
              </w:rPr>
              <w:t>168.92</w:t>
            </w:r>
          </w:p>
        </w:tc>
        <w:tc>
          <w:tcPr>
            <w:tcW w:w="1319" w:type="dxa"/>
            <w:tcBorders>
              <w:bottom w:val="single" w:sz="12" w:space="0" w:color="auto"/>
            </w:tcBorders>
          </w:tcPr>
          <w:p w14:paraId="760CCC3B" w14:textId="6D393CD6" w:rsidR="00C94CDF" w:rsidRPr="00E54386" w:rsidRDefault="00C94CDF" w:rsidP="00C94CDF">
            <w:pPr>
              <w:ind w:right="390"/>
              <w:jc w:val="right"/>
              <w:rPr>
                <w:rFonts w:ascii="Times New Roman" w:hAnsi="Times New Roman" w:cs="Times New Roman"/>
              </w:rPr>
            </w:pPr>
            <w:r>
              <w:rPr>
                <w:rFonts w:ascii="Times New Roman" w:hAnsi="Times New Roman" w:cs="Times New Roman"/>
              </w:rPr>
              <w:t>2.50</w:t>
            </w:r>
          </w:p>
        </w:tc>
        <w:tc>
          <w:tcPr>
            <w:tcW w:w="1472" w:type="dxa"/>
            <w:tcBorders>
              <w:bottom w:val="single" w:sz="12" w:space="0" w:color="auto"/>
            </w:tcBorders>
          </w:tcPr>
          <w:p w14:paraId="6403D823" w14:textId="035564D8" w:rsidR="00C94CDF" w:rsidRPr="00C55DFF" w:rsidRDefault="00C94CDF" w:rsidP="00C94CDF">
            <w:pPr>
              <w:ind w:right="305"/>
              <w:jc w:val="right"/>
              <w:rPr>
                <w:rFonts w:ascii="Times New Roman" w:hAnsi="Times New Roman" w:cs="Times New Roman"/>
                <w:b/>
                <w:bCs/>
              </w:rPr>
            </w:pPr>
            <w:r w:rsidRPr="00C55DFF">
              <w:rPr>
                <w:rFonts w:ascii="Times New Roman" w:hAnsi="Times New Roman" w:cs="Times New Roman"/>
                <w:b/>
                <w:bCs/>
              </w:rPr>
              <w:t>0.01</w:t>
            </w:r>
            <w:r w:rsidR="00634343" w:rsidRPr="00C55DFF">
              <w:rPr>
                <w:rFonts w:ascii="Times New Roman" w:hAnsi="Times New Roman" w:cs="Times New Roman"/>
                <w:b/>
                <w:bCs/>
              </w:rPr>
              <w:t>3</w:t>
            </w:r>
            <w:r w:rsidRPr="00C55DFF">
              <w:rPr>
                <w:rFonts w:ascii="Times New Roman" w:hAnsi="Times New Roman" w:cs="Times New Roman"/>
                <w:b/>
                <w:bCs/>
              </w:rPr>
              <w:t xml:space="preserve"> </w:t>
            </w:r>
          </w:p>
        </w:tc>
      </w:tr>
    </w:tbl>
    <w:p w14:paraId="3085EFD1" w14:textId="77777777" w:rsidR="00D90887" w:rsidRDefault="00D90887">
      <w:pPr>
        <w:rPr>
          <w:rFonts w:ascii="Times New Roman" w:hAnsi="Times New Roman" w:cs="Times New Roman"/>
        </w:rPr>
        <w:sectPr w:rsidR="00D90887" w:rsidSect="004A6A13">
          <w:headerReference w:type="default" r:id="rId11"/>
          <w:pgSz w:w="12240" w:h="15840"/>
          <w:pgMar w:top="1440" w:right="1440" w:bottom="1440" w:left="1440" w:header="720" w:footer="720" w:gutter="0"/>
          <w:cols w:space="720"/>
          <w:docGrid w:linePitch="360"/>
        </w:sectPr>
      </w:pPr>
      <w:r w:rsidRPr="00D92E7A">
        <w:rPr>
          <w:rFonts w:ascii="Times New Roman" w:hAnsi="Times New Roman" w:cs="Times New Roman"/>
          <w:i/>
        </w:rPr>
        <w:t xml:space="preserve">Note: </w:t>
      </w:r>
      <w:r w:rsidRPr="00D92E7A">
        <w:rPr>
          <w:rFonts w:ascii="Times New Roman" w:hAnsi="Times New Roman" w:cs="Times New Roman"/>
        </w:rPr>
        <w:t>Estimates of model fit: Akaike information criterion (</w:t>
      </w:r>
      <w:r w:rsidRPr="00D92E7A">
        <w:rPr>
          <w:rFonts w:ascii="Times New Roman" w:hAnsi="Times New Roman" w:cs="Times New Roman"/>
          <w:i/>
        </w:rPr>
        <w:t>AIC</w:t>
      </w:r>
      <w:r w:rsidRPr="00D92E7A">
        <w:rPr>
          <w:rFonts w:ascii="Times New Roman" w:hAnsi="Times New Roman" w:cs="Times New Roman"/>
        </w:rPr>
        <w:t xml:space="preserve">), Bayesian </w:t>
      </w:r>
      <w:r>
        <w:rPr>
          <w:rFonts w:ascii="Times New Roman" w:hAnsi="Times New Roman" w:cs="Times New Roman"/>
        </w:rPr>
        <w:t>i</w:t>
      </w:r>
      <w:r w:rsidRPr="00D92E7A">
        <w:rPr>
          <w:rFonts w:ascii="Times New Roman" w:hAnsi="Times New Roman" w:cs="Times New Roman"/>
        </w:rPr>
        <w:t xml:space="preserve">nformation </w:t>
      </w:r>
      <w:r>
        <w:rPr>
          <w:rFonts w:ascii="Times New Roman" w:hAnsi="Times New Roman" w:cs="Times New Roman"/>
        </w:rPr>
        <w:t>c</w:t>
      </w:r>
      <w:r w:rsidRPr="00D92E7A">
        <w:rPr>
          <w:rFonts w:ascii="Times New Roman" w:hAnsi="Times New Roman" w:cs="Times New Roman"/>
        </w:rPr>
        <w:t>riterion (</w:t>
      </w:r>
      <w:r w:rsidRPr="00D92E7A">
        <w:rPr>
          <w:rFonts w:ascii="Times New Roman" w:hAnsi="Times New Roman" w:cs="Times New Roman"/>
          <w:i/>
        </w:rPr>
        <w:t>BIC</w:t>
      </w:r>
      <w:r w:rsidRPr="00D92E7A">
        <w:rPr>
          <w:rFonts w:ascii="Times New Roman" w:hAnsi="Times New Roman" w:cs="Times New Roman"/>
        </w:rPr>
        <w:t>), maximum log-likelihood (</w:t>
      </w:r>
      <w:r w:rsidRPr="00D92E7A">
        <w:rPr>
          <w:rFonts w:ascii="Times New Roman" w:hAnsi="Times New Roman" w:cs="Times New Roman"/>
          <w:i/>
        </w:rPr>
        <w:t>logLik</w:t>
      </w:r>
      <w:r w:rsidRPr="00D92E7A">
        <w:rPr>
          <w:rFonts w:ascii="Times New Roman" w:hAnsi="Times New Roman" w:cs="Times New Roman"/>
        </w:rPr>
        <w:t>), deviance, and residual degrees of freedom (</w:t>
      </w:r>
      <w:r w:rsidRPr="00D92E7A">
        <w:rPr>
          <w:rFonts w:ascii="Times New Roman" w:hAnsi="Times New Roman" w:cs="Times New Roman"/>
          <w:i/>
        </w:rPr>
        <w:t>df</w:t>
      </w:r>
      <w:r w:rsidRPr="00D92E7A">
        <w:rPr>
          <w:rFonts w:ascii="Times New Roman" w:hAnsi="Times New Roman" w:cs="Times New Roman"/>
          <w:i/>
          <w:vertAlign w:val="subscript"/>
        </w:rPr>
        <w:t>r</w:t>
      </w:r>
      <w:r w:rsidRPr="00D92E7A">
        <w:rPr>
          <w:rFonts w:ascii="Times New Roman" w:hAnsi="Times New Roman" w:cs="Times New Roman"/>
        </w:rPr>
        <w:t>).</w:t>
      </w:r>
      <w:r>
        <w:rPr>
          <w:rFonts w:ascii="Times New Roman" w:hAnsi="Times New Roman" w:cs="Times New Roman"/>
        </w:rPr>
        <w:t xml:space="preserve"> </w:t>
      </w:r>
      <w:r w:rsidRPr="00D92E7A">
        <w:rPr>
          <w:rFonts w:ascii="Times New Roman" w:hAnsi="Times New Roman" w:cs="Times New Roman"/>
          <w:szCs w:val="18"/>
          <w:lang w:val="en-GB"/>
        </w:rPr>
        <w:t xml:space="preserve">Significance denoted by bolded </w:t>
      </w:r>
      <w:r w:rsidRPr="00D92E7A">
        <w:rPr>
          <w:rFonts w:ascii="Times New Roman" w:hAnsi="Times New Roman" w:cs="Times New Roman"/>
          <w:i/>
          <w:szCs w:val="18"/>
          <w:lang w:val="en-GB"/>
        </w:rPr>
        <w:t>p</w:t>
      </w:r>
      <w:r w:rsidRPr="00D92E7A">
        <w:rPr>
          <w:rFonts w:ascii="Times New Roman" w:hAnsi="Times New Roman" w:cs="Times New Roman"/>
          <w:szCs w:val="18"/>
          <w:lang w:val="en-GB"/>
        </w:rPr>
        <w:t>-value.</w:t>
      </w:r>
      <w:r>
        <w:rPr>
          <w:rFonts w:ascii="Times New Roman" w:hAnsi="Times New Roman" w:cs="Times New Roman"/>
          <w:szCs w:val="18"/>
          <w:lang w:val="en-GB"/>
        </w:rPr>
        <w:t xml:space="preserve"> </w:t>
      </w:r>
      <w:r>
        <w:rPr>
          <w:rFonts w:ascii="Times New Roman" w:hAnsi="Times New Roman" w:cs="Times New Roman"/>
        </w:rPr>
        <w:t>Parameter estimates:</w:t>
      </w:r>
      <w:r w:rsidRPr="00D92E7A">
        <w:rPr>
          <w:rFonts w:ascii="Times New Roman" w:hAnsi="Times New Roman" w:cs="Times New Roman"/>
        </w:rPr>
        <w:t xml:space="preserve"> slope estimate (</w:t>
      </w:r>
      <w:r w:rsidRPr="00D92E7A">
        <w:rPr>
          <w:rFonts w:ascii="Symbol" w:hAnsi="Symbol" w:cs="Times New Roman"/>
          <w:i/>
        </w:rPr>
        <w:t></w:t>
      </w:r>
      <w:r w:rsidRPr="00D92E7A">
        <w:rPr>
          <w:rFonts w:ascii="Times New Roman" w:hAnsi="Times New Roman" w:cs="Times New Roman"/>
        </w:rPr>
        <w:t>), standard error (</w:t>
      </w:r>
      <w:r w:rsidRPr="00D92E7A">
        <w:rPr>
          <w:rFonts w:ascii="Times New Roman" w:hAnsi="Times New Roman" w:cs="Times New Roman"/>
          <w:i/>
        </w:rPr>
        <w:t>SE</w:t>
      </w:r>
      <w:r w:rsidRPr="00D92E7A">
        <w:rPr>
          <w:rFonts w:ascii="Times New Roman" w:hAnsi="Times New Roman" w:cs="Times New Roman"/>
        </w:rPr>
        <w:t>), degrees of freedom (</w:t>
      </w:r>
      <w:r w:rsidRPr="00D92E7A">
        <w:rPr>
          <w:rFonts w:ascii="Times New Roman" w:hAnsi="Times New Roman" w:cs="Times New Roman"/>
          <w:i/>
        </w:rPr>
        <w:t>df</w:t>
      </w:r>
      <w:r w:rsidRPr="00D92E7A">
        <w:rPr>
          <w:rFonts w:ascii="Times New Roman" w:hAnsi="Times New Roman" w:cs="Times New Roman"/>
        </w:rPr>
        <w:t>), t-value (</w:t>
      </w:r>
      <w:r w:rsidRPr="00D92E7A">
        <w:rPr>
          <w:rFonts w:ascii="Times New Roman" w:hAnsi="Times New Roman" w:cs="Times New Roman"/>
          <w:i/>
        </w:rPr>
        <w:t>t</w:t>
      </w:r>
      <w:r w:rsidRPr="00D92E7A">
        <w:rPr>
          <w:rFonts w:ascii="Times New Roman" w:hAnsi="Times New Roman" w:cs="Times New Roman"/>
        </w:rPr>
        <w:t>), and p-value (</w:t>
      </w:r>
      <w:r w:rsidRPr="00D92E7A">
        <w:rPr>
          <w:rFonts w:ascii="Times New Roman" w:hAnsi="Times New Roman" w:cs="Times New Roman"/>
          <w:i/>
        </w:rPr>
        <w:t>p</w:t>
      </w:r>
      <w:r w:rsidRPr="00D92E7A">
        <w:rPr>
          <w:rFonts w:ascii="Times New Roman" w:hAnsi="Times New Roman" w:cs="Times New Roman"/>
        </w:rPr>
        <w:t xml:space="preserve">). </w:t>
      </w:r>
    </w:p>
    <w:p w14:paraId="68CC9FCB" w14:textId="1DF75403" w:rsidR="00D90887" w:rsidRDefault="00D90887">
      <w:r w:rsidRPr="00D92E7A">
        <w:rPr>
          <w:rFonts w:ascii="Times New Roman" w:hAnsi="Times New Roman" w:cs="Times New Roman"/>
        </w:rPr>
        <w:lastRenderedPageBreak/>
        <w:t xml:space="preserve">Table </w:t>
      </w:r>
      <w:r w:rsidR="00802100">
        <w:rPr>
          <w:rFonts w:ascii="Times New Roman" w:hAnsi="Times New Roman" w:cs="Times New Roman"/>
        </w:rPr>
        <w:t>2</w:t>
      </w:r>
      <w:r w:rsidRPr="00D92E7A">
        <w:rPr>
          <w:rFonts w:ascii="Times New Roman" w:hAnsi="Times New Roman" w:cs="Times New Roman"/>
        </w:rPr>
        <w:t xml:space="preserve">. Mixed effect regression </w:t>
      </w:r>
      <w:r>
        <w:rPr>
          <w:rFonts w:ascii="Times New Roman" w:hAnsi="Times New Roman" w:cs="Times New Roman"/>
        </w:rPr>
        <w:t xml:space="preserve">model fit indices and parameter estimates </w:t>
      </w:r>
      <w:r w:rsidRPr="00D92E7A">
        <w:rPr>
          <w:rFonts w:ascii="Times New Roman" w:hAnsi="Times New Roman" w:cs="Times New Roman"/>
        </w:rPr>
        <w:t xml:space="preserve">for </w:t>
      </w:r>
      <w:r>
        <w:rPr>
          <w:rFonts w:ascii="Times New Roman" w:hAnsi="Times New Roman" w:cs="Times New Roman"/>
        </w:rPr>
        <w:t xml:space="preserve">self-reported cognitive anxiety (worry), somatic anxiety (tension), confidence, and mental effort as a function of Height and Speed. </w:t>
      </w:r>
    </w:p>
    <w:tbl>
      <w:tblPr>
        <w:tblStyle w:val="TableGrid"/>
        <w:tblW w:w="8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30"/>
        <w:gridCol w:w="1245"/>
        <w:gridCol w:w="1246"/>
        <w:gridCol w:w="1245"/>
        <w:gridCol w:w="1246"/>
        <w:gridCol w:w="1246"/>
      </w:tblGrid>
      <w:tr w:rsidR="00D90887" w:rsidRPr="00D92E7A" w14:paraId="20BA001A" w14:textId="77777777" w:rsidTr="00C55DFF">
        <w:trPr>
          <w:trHeight w:val="360"/>
        </w:trPr>
        <w:tc>
          <w:tcPr>
            <w:tcW w:w="2430" w:type="dxa"/>
            <w:tcBorders>
              <w:top w:val="single" w:sz="12" w:space="0" w:color="auto"/>
              <w:bottom w:val="single" w:sz="12" w:space="0" w:color="auto"/>
            </w:tcBorders>
            <w:vAlign w:val="center"/>
          </w:tcPr>
          <w:p w14:paraId="1540AD2F" w14:textId="345EB103" w:rsidR="00D90887" w:rsidRPr="00D92E7A" w:rsidRDefault="007B048B" w:rsidP="000A31C8">
            <w:pPr>
              <w:rPr>
                <w:rFonts w:ascii="Times New Roman" w:hAnsi="Times New Roman" w:cs="Times New Roman"/>
              </w:rPr>
            </w:pPr>
            <w:r>
              <w:rPr>
                <w:rFonts w:ascii="Times New Roman" w:hAnsi="Times New Roman" w:cs="Times New Roman"/>
              </w:rPr>
              <w:t>Fixed-Effects</w:t>
            </w:r>
          </w:p>
        </w:tc>
        <w:tc>
          <w:tcPr>
            <w:tcW w:w="1245" w:type="dxa"/>
            <w:tcBorders>
              <w:top w:val="single" w:sz="12" w:space="0" w:color="auto"/>
            </w:tcBorders>
            <w:vAlign w:val="center"/>
          </w:tcPr>
          <w:p w14:paraId="64BB0A1B" w14:textId="77777777" w:rsidR="00D90887" w:rsidRPr="00D92E7A" w:rsidRDefault="00D90887" w:rsidP="000A31C8">
            <w:pPr>
              <w:jc w:val="center"/>
              <w:rPr>
                <w:rFonts w:ascii="Times New Roman" w:hAnsi="Times New Roman" w:cs="Times New Roman"/>
                <w:i/>
              </w:rPr>
            </w:pPr>
            <w:r>
              <w:rPr>
                <w:rFonts w:ascii="Times New Roman" w:hAnsi="Times New Roman" w:cs="Times New Roman"/>
                <w:i/>
              </w:rPr>
              <w:t xml:space="preserve">  </w:t>
            </w:r>
            <w:r w:rsidRPr="00D92E7A">
              <w:rPr>
                <w:rFonts w:ascii="Times New Roman" w:hAnsi="Times New Roman" w:cs="Times New Roman"/>
                <w:i/>
              </w:rPr>
              <w:t>β</w:t>
            </w:r>
          </w:p>
        </w:tc>
        <w:tc>
          <w:tcPr>
            <w:tcW w:w="1246" w:type="dxa"/>
            <w:tcBorders>
              <w:top w:val="single" w:sz="12" w:space="0" w:color="auto"/>
            </w:tcBorders>
            <w:vAlign w:val="center"/>
          </w:tcPr>
          <w:p w14:paraId="767F8C4A" w14:textId="77777777" w:rsidR="00D90887" w:rsidRPr="00D92E7A" w:rsidRDefault="00D90887" w:rsidP="000A31C8">
            <w:pPr>
              <w:jc w:val="center"/>
              <w:rPr>
                <w:rFonts w:ascii="Times New Roman" w:hAnsi="Times New Roman" w:cs="Times New Roman"/>
                <w:i/>
              </w:rPr>
            </w:pPr>
            <w:r>
              <w:rPr>
                <w:rFonts w:ascii="Times New Roman" w:hAnsi="Times New Roman" w:cs="Times New Roman"/>
                <w:i/>
              </w:rPr>
              <w:t xml:space="preserve">  </w:t>
            </w:r>
            <w:r w:rsidRPr="00D92E7A">
              <w:rPr>
                <w:rFonts w:ascii="Times New Roman" w:hAnsi="Times New Roman" w:cs="Times New Roman"/>
                <w:i/>
              </w:rPr>
              <w:t>SE</w:t>
            </w:r>
          </w:p>
        </w:tc>
        <w:tc>
          <w:tcPr>
            <w:tcW w:w="1245" w:type="dxa"/>
            <w:tcBorders>
              <w:top w:val="single" w:sz="12" w:space="0" w:color="auto"/>
            </w:tcBorders>
            <w:vAlign w:val="center"/>
          </w:tcPr>
          <w:p w14:paraId="1635F4F6" w14:textId="77777777" w:rsidR="00D90887" w:rsidRPr="00D92E7A" w:rsidRDefault="00D90887" w:rsidP="000A31C8">
            <w:pPr>
              <w:jc w:val="center"/>
              <w:rPr>
                <w:rFonts w:ascii="Times New Roman" w:hAnsi="Times New Roman" w:cs="Times New Roman"/>
                <w:i/>
              </w:rPr>
            </w:pPr>
            <w:r>
              <w:rPr>
                <w:rFonts w:ascii="Times New Roman" w:hAnsi="Times New Roman" w:cs="Times New Roman"/>
                <w:i/>
              </w:rPr>
              <w:t xml:space="preserve"> </w:t>
            </w:r>
            <w:r w:rsidRPr="00D92E7A">
              <w:rPr>
                <w:rFonts w:ascii="Times New Roman" w:hAnsi="Times New Roman" w:cs="Times New Roman"/>
                <w:i/>
              </w:rPr>
              <w:t>df</w:t>
            </w:r>
          </w:p>
        </w:tc>
        <w:tc>
          <w:tcPr>
            <w:tcW w:w="1246" w:type="dxa"/>
            <w:tcBorders>
              <w:top w:val="single" w:sz="12" w:space="0" w:color="auto"/>
            </w:tcBorders>
            <w:vAlign w:val="center"/>
          </w:tcPr>
          <w:p w14:paraId="2F03416F" w14:textId="77777777" w:rsidR="00D90887" w:rsidRPr="00D92E7A" w:rsidRDefault="00D90887" w:rsidP="000A31C8">
            <w:pPr>
              <w:jc w:val="center"/>
              <w:rPr>
                <w:rFonts w:ascii="Times New Roman" w:hAnsi="Times New Roman" w:cs="Times New Roman"/>
                <w:i/>
              </w:rPr>
            </w:pPr>
            <w:r>
              <w:rPr>
                <w:rFonts w:ascii="Times New Roman" w:hAnsi="Times New Roman" w:cs="Times New Roman"/>
                <w:i/>
              </w:rPr>
              <w:t xml:space="preserve">  </w:t>
            </w:r>
            <w:r w:rsidRPr="00D92E7A">
              <w:rPr>
                <w:rFonts w:ascii="Times New Roman" w:hAnsi="Times New Roman" w:cs="Times New Roman"/>
                <w:i/>
              </w:rPr>
              <w:t>t</w:t>
            </w:r>
          </w:p>
        </w:tc>
        <w:tc>
          <w:tcPr>
            <w:tcW w:w="1246" w:type="dxa"/>
            <w:tcBorders>
              <w:top w:val="single" w:sz="12" w:space="0" w:color="auto"/>
            </w:tcBorders>
            <w:vAlign w:val="center"/>
          </w:tcPr>
          <w:p w14:paraId="2AF1FE6A" w14:textId="77777777" w:rsidR="00D90887" w:rsidRPr="00D92E7A" w:rsidRDefault="00D90887" w:rsidP="000A31C8">
            <w:pPr>
              <w:jc w:val="center"/>
              <w:rPr>
                <w:rFonts w:ascii="Times New Roman" w:hAnsi="Times New Roman" w:cs="Times New Roman"/>
                <w:i/>
              </w:rPr>
            </w:pPr>
            <w:r>
              <w:rPr>
                <w:rFonts w:ascii="Times New Roman" w:hAnsi="Times New Roman" w:cs="Times New Roman"/>
                <w:i/>
              </w:rPr>
              <w:t xml:space="preserve">  </w:t>
            </w:r>
            <w:r w:rsidRPr="00D92E7A">
              <w:rPr>
                <w:rFonts w:ascii="Times New Roman" w:hAnsi="Times New Roman" w:cs="Times New Roman"/>
                <w:i/>
              </w:rPr>
              <w:t>p</w:t>
            </w:r>
          </w:p>
        </w:tc>
      </w:tr>
      <w:tr w:rsidR="00D90887" w:rsidRPr="00D92E7A" w14:paraId="57B8F3D9" w14:textId="77777777" w:rsidTr="00C55DFF">
        <w:trPr>
          <w:trHeight w:val="317"/>
        </w:trPr>
        <w:tc>
          <w:tcPr>
            <w:tcW w:w="2430" w:type="dxa"/>
            <w:tcBorders>
              <w:top w:val="single" w:sz="12" w:space="0" w:color="auto"/>
            </w:tcBorders>
            <w:vAlign w:val="center"/>
          </w:tcPr>
          <w:p w14:paraId="1AA2A5E3" w14:textId="77777777" w:rsidR="00D90887" w:rsidRPr="00D92E7A" w:rsidRDefault="00D90887" w:rsidP="000A31C8">
            <w:pPr>
              <w:rPr>
                <w:rFonts w:ascii="Times New Roman" w:hAnsi="Times New Roman" w:cs="Times New Roman"/>
              </w:rPr>
            </w:pPr>
            <w:r w:rsidRPr="00D92E7A">
              <w:rPr>
                <w:rFonts w:ascii="Times New Roman" w:hAnsi="Times New Roman" w:cs="Times New Roman"/>
              </w:rPr>
              <w:t>Cognitive Anxiety</w:t>
            </w:r>
          </w:p>
        </w:tc>
        <w:tc>
          <w:tcPr>
            <w:tcW w:w="1245" w:type="dxa"/>
            <w:tcBorders>
              <w:top w:val="single" w:sz="12" w:space="0" w:color="auto"/>
            </w:tcBorders>
            <w:vAlign w:val="center"/>
          </w:tcPr>
          <w:p w14:paraId="182E327F" w14:textId="77777777" w:rsidR="00D90887" w:rsidRPr="00D92E7A" w:rsidRDefault="00D90887" w:rsidP="000A31C8">
            <w:pPr>
              <w:ind w:right="156"/>
              <w:jc w:val="right"/>
              <w:rPr>
                <w:rFonts w:ascii="Times New Roman" w:hAnsi="Times New Roman" w:cs="Times New Roman"/>
                <w:i/>
              </w:rPr>
            </w:pPr>
          </w:p>
        </w:tc>
        <w:tc>
          <w:tcPr>
            <w:tcW w:w="1246" w:type="dxa"/>
            <w:tcBorders>
              <w:top w:val="single" w:sz="12" w:space="0" w:color="auto"/>
            </w:tcBorders>
            <w:vAlign w:val="center"/>
          </w:tcPr>
          <w:p w14:paraId="3F53F712" w14:textId="77777777" w:rsidR="00D90887" w:rsidRPr="00D92E7A" w:rsidRDefault="00D90887" w:rsidP="000A31C8">
            <w:pPr>
              <w:ind w:right="156"/>
              <w:jc w:val="right"/>
              <w:rPr>
                <w:rFonts w:ascii="Times New Roman" w:hAnsi="Times New Roman" w:cs="Times New Roman"/>
                <w:i/>
              </w:rPr>
            </w:pPr>
          </w:p>
        </w:tc>
        <w:tc>
          <w:tcPr>
            <w:tcW w:w="1245" w:type="dxa"/>
            <w:tcBorders>
              <w:top w:val="single" w:sz="12" w:space="0" w:color="auto"/>
            </w:tcBorders>
            <w:vAlign w:val="center"/>
          </w:tcPr>
          <w:p w14:paraId="133A4B94" w14:textId="77777777" w:rsidR="00D90887" w:rsidRPr="00D92E7A" w:rsidRDefault="00D90887" w:rsidP="000A31C8">
            <w:pPr>
              <w:ind w:right="156"/>
              <w:jc w:val="right"/>
              <w:rPr>
                <w:rFonts w:ascii="Times New Roman" w:hAnsi="Times New Roman" w:cs="Times New Roman"/>
                <w:i/>
              </w:rPr>
            </w:pPr>
          </w:p>
        </w:tc>
        <w:tc>
          <w:tcPr>
            <w:tcW w:w="1246" w:type="dxa"/>
            <w:tcBorders>
              <w:top w:val="single" w:sz="12" w:space="0" w:color="auto"/>
            </w:tcBorders>
            <w:vAlign w:val="center"/>
          </w:tcPr>
          <w:p w14:paraId="3E721EAB" w14:textId="77777777" w:rsidR="00D90887" w:rsidRPr="00D92E7A" w:rsidRDefault="00D90887" w:rsidP="000A31C8">
            <w:pPr>
              <w:ind w:right="156"/>
              <w:jc w:val="right"/>
              <w:rPr>
                <w:rFonts w:ascii="Times New Roman" w:hAnsi="Times New Roman" w:cs="Times New Roman"/>
              </w:rPr>
            </w:pPr>
          </w:p>
        </w:tc>
        <w:tc>
          <w:tcPr>
            <w:tcW w:w="1246" w:type="dxa"/>
            <w:tcBorders>
              <w:top w:val="single" w:sz="12" w:space="0" w:color="auto"/>
            </w:tcBorders>
            <w:vAlign w:val="center"/>
          </w:tcPr>
          <w:p w14:paraId="3B0F5EE9" w14:textId="77777777" w:rsidR="00D90887" w:rsidRPr="00D92E7A" w:rsidRDefault="00D90887" w:rsidP="000A31C8">
            <w:pPr>
              <w:ind w:right="156"/>
              <w:jc w:val="right"/>
              <w:rPr>
                <w:rFonts w:ascii="Times New Roman" w:hAnsi="Times New Roman" w:cs="Times New Roman"/>
                <w:i/>
              </w:rPr>
            </w:pPr>
          </w:p>
        </w:tc>
      </w:tr>
      <w:tr w:rsidR="00D90887" w:rsidRPr="00D92E7A" w14:paraId="6BBC96E4" w14:textId="77777777" w:rsidTr="00C55DFF">
        <w:trPr>
          <w:trHeight w:val="317"/>
        </w:trPr>
        <w:tc>
          <w:tcPr>
            <w:tcW w:w="2430" w:type="dxa"/>
            <w:vAlign w:val="center"/>
          </w:tcPr>
          <w:p w14:paraId="6D6FB88D" w14:textId="77777777" w:rsidR="00D90887" w:rsidRPr="00D92E7A" w:rsidRDefault="00D90887" w:rsidP="000A31C8">
            <w:pPr>
              <w:ind w:left="521"/>
              <w:rPr>
                <w:rFonts w:ascii="Times New Roman" w:hAnsi="Times New Roman" w:cs="Times New Roman"/>
              </w:rPr>
            </w:pPr>
            <w:r w:rsidRPr="00D92E7A">
              <w:rPr>
                <w:rFonts w:ascii="Times New Roman" w:hAnsi="Times New Roman" w:cs="Times New Roman"/>
              </w:rPr>
              <w:t>Intercept</w:t>
            </w:r>
          </w:p>
        </w:tc>
        <w:tc>
          <w:tcPr>
            <w:tcW w:w="1245" w:type="dxa"/>
            <w:vAlign w:val="center"/>
          </w:tcPr>
          <w:p w14:paraId="6DAD1BFB" w14:textId="4B434F34" w:rsidR="00D90887" w:rsidRPr="00D92E7A" w:rsidRDefault="00D90887" w:rsidP="00425399">
            <w:pPr>
              <w:ind w:right="156"/>
              <w:jc w:val="right"/>
              <w:rPr>
                <w:rFonts w:ascii="Times New Roman" w:hAnsi="Times New Roman" w:cs="Times New Roman"/>
              </w:rPr>
            </w:pPr>
            <w:r w:rsidRPr="00D92E7A">
              <w:rPr>
                <w:rFonts w:ascii="Times New Roman" w:hAnsi="Times New Roman" w:cs="Times New Roman"/>
              </w:rPr>
              <w:t>3.</w:t>
            </w:r>
            <w:r>
              <w:rPr>
                <w:rFonts w:ascii="Times New Roman" w:hAnsi="Times New Roman" w:cs="Times New Roman"/>
              </w:rPr>
              <w:t>35</w:t>
            </w:r>
          </w:p>
        </w:tc>
        <w:tc>
          <w:tcPr>
            <w:tcW w:w="1246" w:type="dxa"/>
            <w:vAlign w:val="center"/>
          </w:tcPr>
          <w:p w14:paraId="25174E31" w14:textId="21E3E4DB" w:rsidR="00D90887" w:rsidRPr="00D92E7A" w:rsidRDefault="00D90887" w:rsidP="000A31C8">
            <w:pPr>
              <w:ind w:right="156"/>
              <w:jc w:val="right"/>
              <w:rPr>
                <w:rFonts w:ascii="Times New Roman" w:hAnsi="Times New Roman" w:cs="Times New Roman"/>
              </w:rPr>
            </w:pPr>
            <w:r w:rsidRPr="00D92E7A">
              <w:rPr>
                <w:rFonts w:ascii="Times New Roman" w:hAnsi="Times New Roman" w:cs="Times New Roman"/>
              </w:rPr>
              <w:t>0</w:t>
            </w:r>
            <w:r>
              <w:rPr>
                <w:rFonts w:ascii="Times New Roman" w:hAnsi="Times New Roman" w:cs="Times New Roman"/>
              </w:rPr>
              <w:t>.48</w:t>
            </w:r>
          </w:p>
        </w:tc>
        <w:tc>
          <w:tcPr>
            <w:tcW w:w="1245" w:type="dxa"/>
            <w:vAlign w:val="center"/>
          </w:tcPr>
          <w:p w14:paraId="0A1F77C2" w14:textId="30EF9D6B" w:rsidR="00D90887" w:rsidRPr="00D92E7A" w:rsidRDefault="00D90887" w:rsidP="000A31C8">
            <w:pPr>
              <w:ind w:right="156"/>
              <w:jc w:val="right"/>
              <w:rPr>
                <w:rFonts w:ascii="Times New Roman" w:hAnsi="Times New Roman" w:cs="Times New Roman"/>
              </w:rPr>
            </w:pPr>
            <w:r>
              <w:rPr>
                <w:rFonts w:ascii="Times New Roman" w:hAnsi="Times New Roman" w:cs="Times New Roman"/>
              </w:rPr>
              <w:t>21.99</w:t>
            </w:r>
          </w:p>
        </w:tc>
        <w:tc>
          <w:tcPr>
            <w:tcW w:w="1246" w:type="dxa"/>
            <w:vAlign w:val="center"/>
          </w:tcPr>
          <w:p w14:paraId="74420BAA" w14:textId="32086B9F" w:rsidR="00D90887" w:rsidRPr="00D92E7A" w:rsidRDefault="00D90887" w:rsidP="000A31C8">
            <w:pPr>
              <w:ind w:right="156"/>
              <w:jc w:val="right"/>
              <w:rPr>
                <w:rFonts w:ascii="Times New Roman" w:hAnsi="Times New Roman" w:cs="Times New Roman"/>
              </w:rPr>
            </w:pPr>
            <w:r>
              <w:rPr>
                <w:rFonts w:ascii="Times New Roman" w:hAnsi="Times New Roman" w:cs="Times New Roman"/>
              </w:rPr>
              <w:t>7.02</w:t>
            </w:r>
          </w:p>
        </w:tc>
        <w:tc>
          <w:tcPr>
            <w:tcW w:w="1246" w:type="dxa"/>
            <w:vAlign w:val="center"/>
          </w:tcPr>
          <w:p w14:paraId="24C66FD2" w14:textId="77777777" w:rsidR="00D90887" w:rsidRPr="00C55DFF" w:rsidRDefault="00D90887" w:rsidP="000A31C8">
            <w:pPr>
              <w:ind w:right="156"/>
              <w:jc w:val="right"/>
              <w:rPr>
                <w:rFonts w:ascii="Times New Roman" w:hAnsi="Times New Roman" w:cs="Times New Roman"/>
                <w:b/>
                <w:bCs/>
              </w:rPr>
            </w:pPr>
            <w:r w:rsidRPr="00C55DFF">
              <w:rPr>
                <w:rFonts w:ascii="Times New Roman" w:hAnsi="Times New Roman" w:cs="Times New Roman"/>
                <w:b/>
                <w:bCs/>
              </w:rPr>
              <w:t>&lt; 0.001</w:t>
            </w:r>
          </w:p>
        </w:tc>
      </w:tr>
      <w:tr w:rsidR="00D90887" w:rsidRPr="00D92E7A" w14:paraId="5270A0AC" w14:textId="77777777" w:rsidTr="00C55DFF">
        <w:trPr>
          <w:trHeight w:val="317"/>
        </w:trPr>
        <w:tc>
          <w:tcPr>
            <w:tcW w:w="2430" w:type="dxa"/>
            <w:vAlign w:val="center"/>
          </w:tcPr>
          <w:p w14:paraId="3CF58D3C" w14:textId="77777777" w:rsidR="00D90887" w:rsidRPr="00D92E7A" w:rsidRDefault="00D90887" w:rsidP="000A31C8">
            <w:pPr>
              <w:ind w:left="521"/>
              <w:rPr>
                <w:rFonts w:ascii="Times New Roman" w:hAnsi="Times New Roman" w:cs="Times New Roman"/>
              </w:rPr>
            </w:pPr>
            <w:r w:rsidRPr="00D92E7A">
              <w:rPr>
                <w:rFonts w:ascii="Times New Roman" w:hAnsi="Times New Roman" w:cs="Times New Roman"/>
              </w:rPr>
              <w:t>Height</w:t>
            </w:r>
          </w:p>
        </w:tc>
        <w:tc>
          <w:tcPr>
            <w:tcW w:w="1245" w:type="dxa"/>
            <w:vAlign w:val="center"/>
          </w:tcPr>
          <w:p w14:paraId="0B3C90BA" w14:textId="580C3FC3" w:rsidR="00D90887" w:rsidRPr="00D92E7A" w:rsidRDefault="00D90887" w:rsidP="000A31C8">
            <w:pPr>
              <w:ind w:right="156"/>
              <w:jc w:val="right"/>
              <w:rPr>
                <w:rFonts w:ascii="Times New Roman" w:hAnsi="Times New Roman" w:cs="Times New Roman"/>
              </w:rPr>
            </w:pPr>
            <w:r>
              <w:rPr>
                <w:rFonts w:ascii="Times New Roman" w:hAnsi="Times New Roman" w:cs="Times New Roman"/>
              </w:rPr>
              <w:t>1.35</w:t>
            </w:r>
          </w:p>
        </w:tc>
        <w:tc>
          <w:tcPr>
            <w:tcW w:w="1246" w:type="dxa"/>
            <w:vAlign w:val="center"/>
          </w:tcPr>
          <w:p w14:paraId="2D88E898" w14:textId="3B0F909A" w:rsidR="00D90887" w:rsidRPr="00D92E7A" w:rsidRDefault="00D90887" w:rsidP="000A31C8">
            <w:pPr>
              <w:ind w:right="156"/>
              <w:jc w:val="right"/>
              <w:rPr>
                <w:rFonts w:ascii="Times New Roman" w:hAnsi="Times New Roman" w:cs="Times New Roman"/>
              </w:rPr>
            </w:pPr>
            <w:r>
              <w:rPr>
                <w:rFonts w:ascii="Times New Roman" w:hAnsi="Times New Roman" w:cs="Times New Roman"/>
              </w:rPr>
              <w:t>0.45</w:t>
            </w:r>
          </w:p>
        </w:tc>
        <w:tc>
          <w:tcPr>
            <w:tcW w:w="1245" w:type="dxa"/>
            <w:vAlign w:val="center"/>
          </w:tcPr>
          <w:p w14:paraId="784FCB75" w14:textId="1114AEBA" w:rsidR="00D90887" w:rsidRPr="00D92E7A" w:rsidRDefault="00D90887" w:rsidP="000A31C8">
            <w:pPr>
              <w:ind w:right="156"/>
              <w:jc w:val="right"/>
              <w:rPr>
                <w:rFonts w:ascii="Times New Roman" w:hAnsi="Times New Roman" w:cs="Times New Roman"/>
              </w:rPr>
            </w:pPr>
            <w:r>
              <w:rPr>
                <w:rFonts w:ascii="Times New Roman" w:hAnsi="Times New Roman" w:cs="Times New Roman"/>
              </w:rPr>
              <w:t>18.18</w:t>
            </w:r>
          </w:p>
        </w:tc>
        <w:tc>
          <w:tcPr>
            <w:tcW w:w="1246" w:type="dxa"/>
            <w:vAlign w:val="center"/>
          </w:tcPr>
          <w:p w14:paraId="283D4935" w14:textId="2ACBE773" w:rsidR="00D90887" w:rsidRPr="00D92E7A" w:rsidRDefault="00D90887" w:rsidP="000A31C8">
            <w:pPr>
              <w:ind w:right="156"/>
              <w:jc w:val="right"/>
              <w:rPr>
                <w:rFonts w:ascii="Times New Roman" w:hAnsi="Times New Roman" w:cs="Times New Roman"/>
              </w:rPr>
            </w:pPr>
            <w:r>
              <w:rPr>
                <w:rFonts w:ascii="Times New Roman" w:hAnsi="Times New Roman" w:cs="Times New Roman"/>
              </w:rPr>
              <w:t>2.98</w:t>
            </w:r>
          </w:p>
        </w:tc>
        <w:tc>
          <w:tcPr>
            <w:tcW w:w="1246" w:type="dxa"/>
            <w:vAlign w:val="center"/>
          </w:tcPr>
          <w:p w14:paraId="522E39EA" w14:textId="1444B6C8" w:rsidR="00D90887" w:rsidRPr="00C55DFF" w:rsidRDefault="00D90887" w:rsidP="000A31C8">
            <w:pPr>
              <w:ind w:right="156"/>
              <w:jc w:val="right"/>
              <w:rPr>
                <w:rFonts w:ascii="Times New Roman" w:hAnsi="Times New Roman" w:cs="Times New Roman"/>
                <w:b/>
                <w:bCs/>
              </w:rPr>
            </w:pPr>
            <w:r w:rsidRPr="00C55DFF">
              <w:rPr>
                <w:rFonts w:ascii="Times New Roman" w:hAnsi="Times New Roman" w:cs="Times New Roman"/>
                <w:b/>
                <w:bCs/>
              </w:rPr>
              <w:t>0.008</w:t>
            </w:r>
          </w:p>
        </w:tc>
      </w:tr>
      <w:tr w:rsidR="00D90887" w:rsidRPr="00D92E7A" w14:paraId="50D5BA2B" w14:textId="77777777" w:rsidTr="00C55DFF">
        <w:trPr>
          <w:trHeight w:val="317"/>
        </w:trPr>
        <w:tc>
          <w:tcPr>
            <w:tcW w:w="2430" w:type="dxa"/>
            <w:vAlign w:val="center"/>
          </w:tcPr>
          <w:p w14:paraId="45D0B815" w14:textId="77777777" w:rsidR="00D90887" w:rsidRPr="00D92E7A" w:rsidRDefault="00D90887" w:rsidP="000A31C8">
            <w:pPr>
              <w:ind w:left="521"/>
              <w:rPr>
                <w:rFonts w:ascii="Times New Roman" w:hAnsi="Times New Roman" w:cs="Times New Roman"/>
              </w:rPr>
            </w:pPr>
            <w:r w:rsidRPr="00D92E7A">
              <w:rPr>
                <w:rFonts w:ascii="Times New Roman" w:hAnsi="Times New Roman" w:cs="Times New Roman"/>
              </w:rPr>
              <w:t>Speed</w:t>
            </w:r>
          </w:p>
        </w:tc>
        <w:tc>
          <w:tcPr>
            <w:tcW w:w="1245" w:type="dxa"/>
            <w:vAlign w:val="center"/>
          </w:tcPr>
          <w:p w14:paraId="37406974" w14:textId="2BA28901" w:rsidR="00D90887" w:rsidRPr="00D92E7A" w:rsidRDefault="00D90887" w:rsidP="00425399">
            <w:pPr>
              <w:ind w:right="156"/>
              <w:jc w:val="right"/>
              <w:rPr>
                <w:rFonts w:ascii="Times New Roman" w:hAnsi="Times New Roman" w:cs="Times New Roman"/>
              </w:rPr>
            </w:pPr>
            <w:r w:rsidRPr="00D92E7A">
              <w:rPr>
                <w:rFonts w:ascii="Times New Roman" w:hAnsi="Times New Roman" w:cs="Times New Roman"/>
              </w:rPr>
              <w:t>0.0</w:t>
            </w:r>
            <w:r>
              <w:rPr>
                <w:rFonts w:ascii="Times New Roman" w:hAnsi="Times New Roman" w:cs="Times New Roman"/>
              </w:rPr>
              <w:t>5</w:t>
            </w:r>
          </w:p>
        </w:tc>
        <w:tc>
          <w:tcPr>
            <w:tcW w:w="1246" w:type="dxa"/>
            <w:vAlign w:val="center"/>
          </w:tcPr>
          <w:p w14:paraId="3D1A6B3F" w14:textId="77777777" w:rsidR="00D90887" w:rsidRPr="00D92E7A" w:rsidRDefault="00D90887" w:rsidP="000A31C8">
            <w:pPr>
              <w:ind w:right="156"/>
              <w:jc w:val="right"/>
              <w:rPr>
                <w:rFonts w:ascii="Times New Roman" w:hAnsi="Times New Roman" w:cs="Times New Roman"/>
              </w:rPr>
            </w:pPr>
            <w:r w:rsidRPr="00D92E7A">
              <w:rPr>
                <w:rFonts w:ascii="Times New Roman" w:hAnsi="Times New Roman" w:cs="Times New Roman"/>
              </w:rPr>
              <w:t>0.18</w:t>
            </w:r>
          </w:p>
        </w:tc>
        <w:tc>
          <w:tcPr>
            <w:tcW w:w="1245" w:type="dxa"/>
            <w:vAlign w:val="center"/>
          </w:tcPr>
          <w:p w14:paraId="39911D23" w14:textId="1576D8E9" w:rsidR="00D90887" w:rsidRPr="00D92E7A" w:rsidRDefault="00D90887" w:rsidP="000A31C8">
            <w:pPr>
              <w:ind w:right="156"/>
              <w:jc w:val="right"/>
              <w:rPr>
                <w:rFonts w:ascii="Times New Roman" w:hAnsi="Times New Roman" w:cs="Times New Roman"/>
              </w:rPr>
            </w:pPr>
            <w:r>
              <w:rPr>
                <w:rFonts w:ascii="Times New Roman" w:hAnsi="Times New Roman" w:cs="Times New Roman"/>
              </w:rPr>
              <w:t>10.35</w:t>
            </w:r>
          </w:p>
        </w:tc>
        <w:tc>
          <w:tcPr>
            <w:tcW w:w="1246" w:type="dxa"/>
            <w:vAlign w:val="center"/>
          </w:tcPr>
          <w:p w14:paraId="0F17ABF9" w14:textId="37456DBA" w:rsidR="00D90887" w:rsidRPr="00D92E7A" w:rsidRDefault="00D90887" w:rsidP="000A31C8">
            <w:pPr>
              <w:ind w:right="156"/>
              <w:jc w:val="right"/>
              <w:rPr>
                <w:rFonts w:ascii="Times New Roman" w:hAnsi="Times New Roman" w:cs="Times New Roman"/>
              </w:rPr>
            </w:pPr>
            <w:r>
              <w:rPr>
                <w:rFonts w:ascii="Times New Roman" w:hAnsi="Times New Roman" w:cs="Times New Roman"/>
              </w:rPr>
              <w:t>0.28</w:t>
            </w:r>
          </w:p>
        </w:tc>
        <w:tc>
          <w:tcPr>
            <w:tcW w:w="1246" w:type="dxa"/>
            <w:vAlign w:val="center"/>
          </w:tcPr>
          <w:p w14:paraId="1A2D2449" w14:textId="2FB9833A" w:rsidR="00D90887" w:rsidRPr="00C55DFF" w:rsidDel="00E54386" w:rsidRDefault="00D90887" w:rsidP="000A31C8">
            <w:pPr>
              <w:ind w:right="156"/>
              <w:jc w:val="right"/>
              <w:rPr>
                <w:rFonts w:ascii="Times New Roman" w:hAnsi="Times New Roman" w:cs="Times New Roman"/>
                <w:bCs/>
              </w:rPr>
            </w:pPr>
            <w:r w:rsidRPr="00C55DFF">
              <w:rPr>
                <w:rFonts w:ascii="Times New Roman" w:hAnsi="Times New Roman" w:cs="Times New Roman"/>
                <w:bCs/>
              </w:rPr>
              <w:t>0.7</w:t>
            </w:r>
            <w:r w:rsidR="00411D4E">
              <w:rPr>
                <w:rFonts w:ascii="Times New Roman" w:hAnsi="Times New Roman" w:cs="Times New Roman"/>
                <w:bCs/>
              </w:rPr>
              <w:t>89</w:t>
            </w:r>
          </w:p>
        </w:tc>
      </w:tr>
      <w:tr w:rsidR="00D90887" w:rsidRPr="00D92E7A" w14:paraId="701AF3A8" w14:textId="77777777" w:rsidTr="00C55DFF">
        <w:trPr>
          <w:trHeight w:val="317"/>
        </w:trPr>
        <w:tc>
          <w:tcPr>
            <w:tcW w:w="2430" w:type="dxa"/>
            <w:tcBorders>
              <w:bottom w:val="single" w:sz="12" w:space="0" w:color="auto"/>
            </w:tcBorders>
            <w:vAlign w:val="center"/>
          </w:tcPr>
          <w:p w14:paraId="3253DF8F" w14:textId="77777777" w:rsidR="00D90887" w:rsidRPr="00D92E7A" w:rsidRDefault="00D90887" w:rsidP="000A31C8">
            <w:pPr>
              <w:ind w:left="521"/>
              <w:rPr>
                <w:rFonts w:ascii="Times New Roman" w:hAnsi="Times New Roman" w:cs="Times New Roman"/>
              </w:rPr>
            </w:pPr>
            <w:r w:rsidRPr="00D92E7A">
              <w:rPr>
                <w:rFonts w:ascii="Times New Roman" w:hAnsi="Times New Roman" w:cs="Times New Roman"/>
              </w:rPr>
              <w:t>Height × Speed</w:t>
            </w:r>
          </w:p>
        </w:tc>
        <w:tc>
          <w:tcPr>
            <w:tcW w:w="1245" w:type="dxa"/>
            <w:vAlign w:val="center"/>
          </w:tcPr>
          <w:p w14:paraId="46868D18" w14:textId="0F5D2F39" w:rsidR="00D90887" w:rsidRPr="00D92E7A" w:rsidRDefault="00D90887" w:rsidP="000A31C8">
            <w:pPr>
              <w:ind w:right="156"/>
              <w:jc w:val="right"/>
              <w:rPr>
                <w:rFonts w:ascii="Times New Roman" w:hAnsi="Times New Roman" w:cs="Times New Roman"/>
              </w:rPr>
            </w:pPr>
            <w:r w:rsidRPr="00D92E7A">
              <w:rPr>
                <w:rFonts w:ascii="Times New Roman" w:hAnsi="Times New Roman" w:cs="Times New Roman"/>
              </w:rPr>
              <w:t>0.0</w:t>
            </w:r>
            <w:r>
              <w:rPr>
                <w:rFonts w:ascii="Times New Roman" w:hAnsi="Times New Roman" w:cs="Times New Roman"/>
              </w:rPr>
              <w:t>5</w:t>
            </w:r>
          </w:p>
        </w:tc>
        <w:tc>
          <w:tcPr>
            <w:tcW w:w="1246" w:type="dxa"/>
            <w:vAlign w:val="center"/>
          </w:tcPr>
          <w:p w14:paraId="32DFAC02" w14:textId="77777777" w:rsidR="00D90887" w:rsidRPr="00D92E7A" w:rsidRDefault="00D90887" w:rsidP="000A31C8">
            <w:pPr>
              <w:ind w:right="156"/>
              <w:jc w:val="right"/>
              <w:rPr>
                <w:rFonts w:ascii="Times New Roman" w:hAnsi="Times New Roman" w:cs="Times New Roman"/>
              </w:rPr>
            </w:pPr>
            <w:r w:rsidRPr="00D92E7A">
              <w:rPr>
                <w:rFonts w:ascii="Times New Roman" w:hAnsi="Times New Roman" w:cs="Times New Roman"/>
              </w:rPr>
              <w:t>0.11</w:t>
            </w:r>
          </w:p>
        </w:tc>
        <w:tc>
          <w:tcPr>
            <w:tcW w:w="1245" w:type="dxa"/>
            <w:vAlign w:val="center"/>
          </w:tcPr>
          <w:p w14:paraId="49D69DD8" w14:textId="088AA221" w:rsidR="00D90887" w:rsidRPr="00D92E7A" w:rsidRDefault="00D90887" w:rsidP="000A31C8">
            <w:pPr>
              <w:ind w:right="156"/>
              <w:jc w:val="right"/>
              <w:rPr>
                <w:rFonts w:ascii="Times New Roman" w:hAnsi="Times New Roman" w:cs="Times New Roman"/>
              </w:rPr>
            </w:pPr>
            <w:r>
              <w:rPr>
                <w:rFonts w:ascii="Times New Roman" w:hAnsi="Times New Roman" w:cs="Times New Roman"/>
              </w:rPr>
              <w:t>9.93</w:t>
            </w:r>
          </w:p>
        </w:tc>
        <w:tc>
          <w:tcPr>
            <w:tcW w:w="1246" w:type="dxa"/>
            <w:vAlign w:val="center"/>
          </w:tcPr>
          <w:p w14:paraId="49724E7F" w14:textId="2734A401" w:rsidR="00D90887" w:rsidRPr="00D92E7A" w:rsidRDefault="00D90887" w:rsidP="000A31C8">
            <w:pPr>
              <w:ind w:right="156"/>
              <w:jc w:val="right"/>
              <w:rPr>
                <w:rFonts w:ascii="Times New Roman" w:hAnsi="Times New Roman" w:cs="Times New Roman"/>
              </w:rPr>
            </w:pPr>
            <w:r>
              <w:rPr>
                <w:rFonts w:ascii="Times New Roman" w:hAnsi="Times New Roman" w:cs="Times New Roman"/>
              </w:rPr>
              <w:t>0.48</w:t>
            </w:r>
          </w:p>
        </w:tc>
        <w:tc>
          <w:tcPr>
            <w:tcW w:w="1246" w:type="dxa"/>
            <w:vAlign w:val="center"/>
          </w:tcPr>
          <w:p w14:paraId="413A2E9C" w14:textId="6939F0B4" w:rsidR="00D90887" w:rsidRPr="00C55DFF" w:rsidRDefault="00D90887" w:rsidP="000A31C8">
            <w:pPr>
              <w:ind w:right="156"/>
              <w:jc w:val="right"/>
              <w:rPr>
                <w:rFonts w:ascii="Times New Roman" w:hAnsi="Times New Roman" w:cs="Times New Roman"/>
                <w:bCs/>
              </w:rPr>
            </w:pPr>
            <w:r w:rsidRPr="00C55DFF">
              <w:rPr>
                <w:rFonts w:ascii="Times New Roman" w:hAnsi="Times New Roman" w:cs="Times New Roman"/>
                <w:bCs/>
              </w:rPr>
              <w:t>0.64</w:t>
            </w:r>
            <w:r w:rsidR="00411D4E">
              <w:rPr>
                <w:rFonts w:ascii="Times New Roman" w:hAnsi="Times New Roman" w:cs="Times New Roman"/>
                <w:bCs/>
              </w:rPr>
              <w:t>5</w:t>
            </w:r>
          </w:p>
        </w:tc>
      </w:tr>
      <w:tr w:rsidR="00D90887" w:rsidRPr="00D92E7A" w14:paraId="5E314715" w14:textId="77777777" w:rsidTr="00C55DFF">
        <w:trPr>
          <w:trHeight w:val="317"/>
        </w:trPr>
        <w:tc>
          <w:tcPr>
            <w:tcW w:w="2430" w:type="dxa"/>
            <w:tcBorders>
              <w:top w:val="single" w:sz="12" w:space="0" w:color="auto"/>
            </w:tcBorders>
            <w:vAlign w:val="center"/>
          </w:tcPr>
          <w:p w14:paraId="55025DD4" w14:textId="77777777" w:rsidR="00D90887" w:rsidRPr="00D92E7A" w:rsidRDefault="00D90887" w:rsidP="000A31C8">
            <w:pPr>
              <w:rPr>
                <w:rFonts w:ascii="Times New Roman" w:hAnsi="Times New Roman" w:cs="Times New Roman"/>
              </w:rPr>
            </w:pPr>
            <w:r w:rsidRPr="00D92E7A">
              <w:rPr>
                <w:rFonts w:ascii="Times New Roman" w:hAnsi="Times New Roman" w:cs="Times New Roman"/>
              </w:rPr>
              <w:t>Somatic Anxiety</w:t>
            </w:r>
          </w:p>
        </w:tc>
        <w:tc>
          <w:tcPr>
            <w:tcW w:w="1245" w:type="dxa"/>
            <w:tcBorders>
              <w:top w:val="single" w:sz="12" w:space="0" w:color="auto"/>
            </w:tcBorders>
            <w:vAlign w:val="center"/>
          </w:tcPr>
          <w:p w14:paraId="57B71DD0" w14:textId="77777777" w:rsidR="00D90887" w:rsidRPr="00D92E7A" w:rsidRDefault="00D90887" w:rsidP="000A31C8">
            <w:pPr>
              <w:ind w:right="156"/>
              <w:jc w:val="right"/>
              <w:rPr>
                <w:rFonts w:ascii="Times New Roman" w:hAnsi="Times New Roman" w:cs="Times New Roman"/>
              </w:rPr>
            </w:pPr>
          </w:p>
        </w:tc>
        <w:tc>
          <w:tcPr>
            <w:tcW w:w="1246" w:type="dxa"/>
            <w:tcBorders>
              <w:top w:val="single" w:sz="12" w:space="0" w:color="auto"/>
            </w:tcBorders>
            <w:vAlign w:val="center"/>
          </w:tcPr>
          <w:p w14:paraId="26FF9286" w14:textId="77777777" w:rsidR="00D90887" w:rsidRPr="00D92E7A" w:rsidRDefault="00D90887" w:rsidP="000A31C8">
            <w:pPr>
              <w:ind w:right="156"/>
              <w:jc w:val="right"/>
              <w:rPr>
                <w:rFonts w:ascii="Times New Roman" w:hAnsi="Times New Roman" w:cs="Times New Roman"/>
              </w:rPr>
            </w:pPr>
          </w:p>
        </w:tc>
        <w:tc>
          <w:tcPr>
            <w:tcW w:w="1245" w:type="dxa"/>
            <w:tcBorders>
              <w:top w:val="single" w:sz="12" w:space="0" w:color="auto"/>
            </w:tcBorders>
            <w:vAlign w:val="center"/>
          </w:tcPr>
          <w:p w14:paraId="35A4EFFA" w14:textId="77777777" w:rsidR="00D90887" w:rsidRPr="00D92E7A" w:rsidRDefault="00D90887" w:rsidP="000A31C8">
            <w:pPr>
              <w:ind w:right="156"/>
              <w:jc w:val="right"/>
              <w:rPr>
                <w:rFonts w:ascii="Times New Roman" w:hAnsi="Times New Roman" w:cs="Times New Roman"/>
              </w:rPr>
            </w:pPr>
          </w:p>
        </w:tc>
        <w:tc>
          <w:tcPr>
            <w:tcW w:w="1246" w:type="dxa"/>
            <w:tcBorders>
              <w:top w:val="single" w:sz="12" w:space="0" w:color="auto"/>
            </w:tcBorders>
            <w:vAlign w:val="center"/>
          </w:tcPr>
          <w:p w14:paraId="139726BC" w14:textId="77777777" w:rsidR="00D90887" w:rsidRPr="00D92E7A" w:rsidRDefault="00D90887" w:rsidP="000A31C8">
            <w:pPr>
              <w:ind w:right="156"/>
              <w:jc w:val="right"/>
              <w:rPr>
                <w:rFonts w:ascii="Times New Roman" w:hAnsi="Times New Roman" w:cs="Times New Roman"/>
              </w:rPr>
            </w:pPr>
          </w:p>
        </w:tc>
        <w:tc>
          <w:tcPr>
            <w:tcW w:w="1246" w:type="dxa"/>
            <w:tcBorders>
              <w:top w:val="single" w:sz="12" w:space="0" w:color="auto"/>
            </w:tcBorders>
            <w:vAlign w:val="center"/>
          </w:tcPr>
          <w:p w14:paraId="28B5B6C4" w14:textId="77777777" w:rsidR="00D90887" w:rsidRPr="00C55DFF" w:rsidRDefault="00D90887" w:rsidP="000A31C8">
            <w:pPr>
              <w:ind w:right="156"/>
              <w:jc w:val="right"/>
              <w:rPr>
                <w:rFonts w:ascii="Times New Roman" w:hAnsi="Times New Roman" w:cs="Times New Roman"/>
                <w:bCs/>
              </w:rPr>
            </w:pPr>
          </w:p>
        </w:tc>
      </w:tr>
      <w:tr w:rsidR="00D90887" w:rsidRPr="00C55DFF" w14:paraId="5E2DE08E" w14:textId="77777777" w:rsidTr="00C55DFF">
        <w:trPr>
          <w:trHeight w:val="317"/>
        </w:trPr>
        <w:tc>
          <w:tcPr>
            <w:tcW w:w="2430" w:type="dxa"/>
            <w:vAlign w:val="center"/>
          </w:tcPr>
          <w:p w14:paraId="2380CE37" w14:textId="77777777" w:rsidR="00D90887" w:rsidRPr="00D92E7A" w:rsidRDefault="00D90887" w:rsidP="000A31C8">
            <w:pPr>
              <w:ind w:left="521"/>
              <w:rPr>
                <w:rFonts w:ascii="Times New Roman" w:hAnsi="Times New Roman" w:cs="Times New Roman"/>
              </w:rPr>
            </w:pPr>
            <w:r w:rsidRPr="00D92E7A">
              <w:rPr>
                <w:rFonts w:ascii="Times New Roman" w:hAnsi="Times New Roman" w:cs="Times New Roman"/>
              </w:rPr>
              <w:t>Intercept</w:t>
            </w:r>
          </w:p>
        </w:tc>
        <w:tc>
          <w:tcPr>
            <w:tcW w:w="1245" w:type="dxa"/>
            <w:vAlign w:val="center"/>
          </w:tcPr>
          <w:p w14:paraId="224DD5B0" w14:textId="55E9EC32" w:rsidR="00D90887" w:rsidRPr="00D92E7A" w:rsidRDefault="00D90887" w:rsidP="00425399">
            <w:pPr>
              <w:ind w:right="156"/>
              <w:jc w:val="right"/>
              <w:rPr>
                <w:rFonts w:ascii="Times New Roman" w:hAnsi="Times New Roman" w:cs="Times New Roman"/>
              </w:rPr>
            </w:pPr>
            <w:r w:rsidRPr="00D92E7A">
              <w:rPr>
                <w:rFonts w:ascii="Times New Roman" w:hAnsi="Times New Roman" w:cs="Times New Roman"/>
              </w:rPr>
              <w:t>3.</w:t>
            </w:r>
            <w:r>
              <w:rPr>
                <w:rFonts w:ascii="Times New Roman" w:hAnsi="Times New Roman" w:cs="Times New Roman"/>
              </w:rPr>
              <w:t>58</w:t>
            </w:r>
          </w:p>
        </w:tc>
        <w:tc>
          <w:tcPr>
            <w:tcW w:w="1246" w:type="dxa"/>
            <w:vAlign w:val="center"/>
          </w:tcPr>
          <w:p w14:paraId="1F0B9768" w14:textId="45A6DE8A" w:rsidR="00D90887" w:rsidRPr="00D92E7A" w:rsidRDefault="00D90887" w:rsidP="000A31C8">
            <w:pPr>
              <w:ind w:right="156"/>
              <w:jc w:val="right"/>
              <w:rPr>
                <w:rFonts w:ascii="Times New Roman" w:hAnsi="Times New Roman" w:cs="Times New Roman"/>
              </w:rPr>
            </w:pPr>
            <w:r w:rsidRPr="00D92E7A">
              <w:rPr>
                <w:rFonts w:ascii="Times New Roman" w:hAnsi="Times New Roman" w:cs="Times New Roman"/>
              </w:rPr>
              <w:t>0</w:t>
            </w:r>
            <w:r>
              <w:rPr>
                <w:rFonts w:ascii="Times New Roman" w:hAnsi="Times New Roman" w:cs="Times New Roman"/>
              </w:rPr>
              <w:t>.49</w:t>
            </w:r>
          </w:p>
        </w:tc>
        <w:tc>
          <w:tcPr>
            <w:tcW w:w="1245" w:type="dxa"/>
            <w:vAlign w:val="center"/>
          </w:tcPr>
          <w:p w14:paraId="1ABC3BC9" w14:textId="7AEC1851" w:rsidR="00D90887" w:rsidRPr="00D92E7A" w:rsidRDefault="00EA1249" w:rsidP="000A31C8">
            <w:pPr>
              <w:ind w:right="156"/>
              <w:jc w:val="right"/>
              <w:rPr>
                <w:rFonts w:ascii="Times New Roman" w:hAnsi="Times New Roman" w:cs="Times New Roman"/>
              </w:rPr>
            </w:pPr>
            <w:r>
              <w:rPr>
                <w:rFonts w:ascii="Times New Roman" w:hAnsi="Times New Roman" w:cs="Times New Roman"/>
              </w:rPr>
              <w:t>10.00</w:t>
            </w:r>
          </w:p>
        </w:tc>
        <w:tc>
          <w:tcPr>
            <w:tcW w:w="1246" w:type="dxa"/>
            <w:vAlign w:val="center"/>
          </w:tcPr>
          <w:p w14:paraId="424E610A" w14:textId="196BFB90" w:rsidR="00D90887" w:rsidRPr="00D92E7A" w:rsidRDefault="00D90887" w:rsidP="000A31C8">
            <w:pPr>
              <w:ind w:right="156"/>
              <w:jc w:val="right"/>
              <w:rPr>
                <w:rFonts w:ascii="Times New Roman" w:hAnsi="Times New Roman" w:cs="Times New Roman"/>
              </w:rPr>
            </w:pPr>
            <w:r>
              <w:rPr>
                <w:rFonts w:ascii="Times New Roman" w:hAnsi="Times New Roman" w:cs="Times New Roman"/>
              </w:rPr>
              <w:t>7.18</w:t>
            </w:r>
          </w:p>
        </w:tc>
        <w:tc>
          <w:tcPr>
            <w:tcW w:w="1246" w:type="dxa"/>
            <w:vAlign w:val="center"/>
          </w:tcPr>
          <w:p w14:paraId="53EDA05D" w14:textId="77777777" w:rsidR="00D90887" w:rsidRPr="00C55DFF" w:rsidRDefault="00D90887" w:rsidP="000A31C8">
            <w:pPr>
              <w:ind w:right="156"/>
              <w:jc w:val="right"/>
              <w:rPr>
                <w:rFonts w:ascii="Times New Roman" w:hAnsi="Times New Roman" w:cs="Times New Roman"/>
                <w:b/>
                <w:bCs/>
              </w:rPr>
            </w:pPr>
            <w:r w:rsidRPr="00C55DFF">
              <w:rPr>
                <w:rFonts w:ascii="Times New Roman" w:hAnsi="Times New Roman" w:cs="Times New Roman"/>
                <w:b/>
                <w:bCs/>
              </w:rPr>
              <w:t>&lt; 0.001</w:t>
            </w:r>
          </w:p>
        </w:tc>
      </w:tr>
      <w:tr w:rsidR="00D90887" w:rsidRPr="00C55DFF" w14:paraId="6865354E" w14:textId="77777777" w:rsidTr="00C55DFF">
        <w:trPr>
          <w:trHeight w:val="317"/>
        </w:trPr>
        <w:tc>
          <w:tcPr>
            <w:tcW w:w="2430" w:type="dxa"/>
            <w:vAlign w:val="center"/>
          </w:tcPr>
          <w:p w14:paraId="210CA073" w14:textId="77777777" w:rsidR="00D90887" w:rsidRPr="00D92E7A" w:rsidRDefault="00D90887" w:rsidP="000A31C8">
            <w:pPr>
              <w:ind w:left="521"/>
              <w:rPr>
                <w:rFonts w:ascii="Times New Roman" w:hAnsi="Times New Roman" w:cs="Times New Roman"/>
              </w:rPr>
            </w:pPr>
            <w:r w:rsidRPr="00D92E7A">
              <w:rPr>
                <w:rFonts w:ascii="Times New Roman" w:hAnsi="Times New Roman" w:cs="Times New Roman"/>
              </w:rPr>
              <w:t>Height</w:t>
            </w:r>
          </w:p>
        </w:tc>
        <w:tc>
          <w:tcPr>
            <w:tcW w:w="1245" w:type="dxa"/>
            <w:vAlign w:val="center"/>
          </w:tcPr>
          <w:p w14:paraId="37B04C1D" w14:textId="61CB5DBE" w:rsidR="00D90887" w:rsidRPr="00D92E7A" w:rsidRDefault="00D90887" w:rsidP="00425399">
            <w:pPr>
              <w:ind w:right="156"/>
              <w:jc w:val="right"/>
              <w:rPr>
                <w:rFonts w:ascii="Times New Roman" w:hAnsi="Times New Roman" w:cs="Times New Roman"/>
              </w:rPr>
            </w:pPr>
            <w:r w:rsidRPr="00D92E7A">
              <w:rPr>
                <w:rFonts w:ascii="Times New Roman" w:hAnsi="Times New Roman" w:cs="Times New Roman"/>
              </w:rPr>
              <w:t>1.</w:t>
            </w:r>
            <w:r>
              <w:rPr>
                <w:rFonts w:ascii="Times New Roman" w:hAnsi="Times New Roman" w:cs="Times New Roman"/>
              </w:rPr>
              <w:t>48</w:t>
            </w:r>
          </w:p>
        </w:tc>
        <w:tc>
          <w:tcPr>
            <w:tcW w:w="1246" w:type="dxa"/>
            <w:vAlign w:val="center"/>
          </w:tcPr>
          <w:p w14:paraId="0164CBC1" w14:textId="4E015D3C" w:rsidR="00D90887" w:rsidRPr="00D92E7A" w:rsidRDefault="00D90887" w:rsidP="000A31C8">
            <w:pPr>
              <w:ind w:right="156"/>
              <w:jc w:val="right"/>
              <w:rPr>
                <w:rFonts w:ascii="Times New Roman" w:hAnsi="Times New Roman" w:cs="Times New Roman"/>
              </w:rPr>
            </w:pPr>
            <w:r>
              <w:rPr>
                <w:rFonts w:ascii="Times New Roman" w:hAnsi="Times New Roman" w:cs="Times New Roman"/>
              </w:rPr>
              <w:t>0.44</w:t>
            </w:r>
          </w:p>
        </w:tc>
        <w:tc>
          <w:tcPr>
            <w:tcW w:w="1245" w:type="dxa"/>
            <w:vAlign w:val="center"/>
          </w:tcPr>
          <w:p w14:paraId="12E96F14" w14:textId="4E6DC9DF" w:rsidR="00D90887" w:rsidRPr="00D92E7A" w:rsidRDefault="00EA1249" w:rsidP="000A31C8">
            <w:pPr>
              <w:ind w:right="156"/>
              <w:jc w:val="right"/>
              <w:rPr>
                <w:rFonts w:ascii="Times New Roman" w:hAnsi="Times New Roman" w:cs="Times New Roman"/>
              </w:rPr>
            </w:pPr>
            <w:r>
              <w:rPr>
                <w:rFonts w:ascii="Times New Roman" w:hAnsi="Times New Roman" w:cs="Times New Roman"/>
              </w:rPr>
              <w:t>10.00</w:t>
            </w:r>
          </w:p>
        </w:tc>
        <w:tc>
          <w:tcPr>
            <w:tcW w:w="1246" w:type="dxa"/>
            <w:vAlign w:val="center"/>
          </w:tcPr>
          <w:p w14:paraId="2056FC14" w14:textId="272873B1" w:rsidR="00D90887" w:rsidRPr="00D92E7A" w:rsidRDefault="00D90887" w:rsidP="000A31C8">
            <w:pPr>
              <w:ind w:right="156"/>
              <w:jc w:val="right"/>
              <w:rPr>
                <w:rFonts w:ascii="Times New Roman" w:hAnsi="Times New Roman" w:cs="Times New Roman"/>
              </w:rPr>
            </w:pPr>
            <w:r>
              <w:rPr>
                <w:rFonts w:ascii="Times New Roman" w:hAnsi="Times New Roman" w:cs="Times New Roman"/>
              </w:rPr>
              <w:t>3.37</w:t>
            </w:r>
          </w:p>
        </w:tc>
        <w:tc>
          <w:tcPr>
            <w:tcW w:w="1246" w:type="dxa"/>
            <w:vAlign w:val="center"/>
          </w:tcPr>
          <w:p w14:paraId="441157E1" w14:textId="64E63FF5" w:rsidR="00D90887" w:rsidRPr="00C55DFF" w:rsidRDefault="00D90887" w:rsidP="00C55DFF">
            <w:pPr>
              <w:ind w:right="156"/>
              <w:jc w:val="right"/>
              <w:rPr>
                <w:rFonts w:ascii="Times New Roman" w:hAnsi="Times New Roman" w:cs="Times New Roman"/>
                <w:b/>
                <w:bCs/>
              </w:rPr>
            </w:pPr>
            <w:r w:rsidRPr="00C55DFF">
              <w:rPr>
                <w:rFonts w:ascii="Times New Roman" w:hAnsi="Times New Roman" w:cs="Times New Roman"/>
                <w:b/>
                <w:bCs/>
              </w:rPr>
              <w:t>0.00</w:t>
            </w:r>
            <w:r w:rsidR="00411D4E" w:rsidRPr="00C55DFF">
              <w:rPr>
                <w:rFonts w:ascii="Times New Roman" w:hAnsi="Times New Roman" w:cs="Times New Roman"/>
                <w:b/>
                <w:bCs/>
              </w:rPr>
              <w:t>7</w:t>
            </w:r>
          </w:p>
        </w:tc>
      </w:tr>
      <w:tr w:rsidR="00D90887" w:rsidRPr="00D92E7A" w14:paraId="7158B582" w14:textId="77777777" w:rsidTr="00C55DFF">
        <w:trPr>
          <w:trHeight w:val="317"/>
        </w:trPr>
        <w:tc>
          <w:tcPr>
            <w:tcW w:w="2430" w:type="dxa"/>
            <w:vAlign w:val="center"/>
          </w:tcPr>
          <w:p w14:paraId="0DBADC56" w14:textId="77777777" w:rsidR="00D90887" w:rsidRPr="00D92E7A" w:rsidRDefault="00D90887" w:rsidP="000A31C8">
            <w:pPr>
              <w:ind w:left="521"/>
              <w:rPr>
                <w:rFonts w:ascii="Times New Roman" w:hAnsi="Times New Roman" w:cs="Times New Roman"/>
              </w:rPr>
            </w:pPr>
            <w:r w:rsidRPr="00D92E7A">
              <w:rPr>
                <w:rFonts w:ascii="Times New Roman" w:hAnsi="Times New Roman" w:cs="Times New Roman"/>
              </w:rPr>
              <w:t>Speed</w:t>
            </w:r>
          </w:p>
        </w:tc>
        <w:tc>
          <w:tcPr>
            <w:tcW w:w="1245" w:type="dxa"/>
            <w:vAlign w:val="center"/>
          </w:tcPr>
          <w:p w14:paraId="4C165303" w14:textId="339344CF" w:rsidR="00D90887" w:rsidRPr="00D92E7A" w:rsidRDefault="00D90887" w:rsidP="000A31C8">
            <w:pPr>
              <w:ind w:right="156"/>
              <w:jc w:val="right"/>
              <w:rPr>
                <w:rFonts w:ascii="Times New Roman" w:hAnsi="Times New Roman" w:cs="Times New Roman"/>
              </w:rPr>
            </w:pPr>
            <w:r>
              <w:rPr>
                <w:rFonts w:ascii="Times New Roman" w:hAnsi="Times New Roman" w:cs="Times New Roman"/>
              </w:rPr>
              <w:t>-0.03</w:t>
            </w:r>
          </w:p>
        </w:tc>
        <w:tc>
          <w:tcPr>
            <w:tcW w:w="1246" w:type="dxa"/>
            <w:vAlign w:val="center"/>
          </w:tcPr>
          <w:p w14:paraId="0F7B6A7E" w14:textId="1DBD3D1D" w:rsidR="00D90887" w:rsidRPr="00D92E7A" w:rsidRDefault="00D90887" w:rsidP="000A31C8">
            <w:pPr>
              <w:ind w:right="156"/>
              <w:jc w:val="right"/>
              <w:rPr>
                <w:rFonts w:ascii="Times New Roman" w:hAnsi="Times New Roman" w:cs="Times New Roman"/>
              </w:rPr>
            </w:pPr>
            <w:r>
              <w:rPr>
                <w:rFonts w:ascii="Times New Roman" w:hAnsi="Times New Roman" w:cs="Times New Roman"/>
              </w:rPr>
              <w:t>0.17</w:t>
            </w:r>
          </w:p>
        </w:tc>
        <w:tc>
          <w:tcPr>
            <w:tcW w:w="1245" w:type="dxa"/>
            <w:vAlign w:val="center"/>
          </w:tcPr>
          <w:p w14:paraId="0CB1136E" w14:textId="703092F0" w:rsidR="00D90887" w:rsidRPr="00D92E7A" w:rsidRDefault="00EA1249" w:rsidP="000A31C8">
            <w:pPr>
              <w:ind w:right="156"/>
              <w:jc w:val="right"/>
              <w:rPr>
                <w:rFonts w:ascii="Times New Roman" w:hAnsi="Times New Roman" w:cs="Times New Roman"/>
              </w:rPr>
            </w:pPr>
            <w:r>
              <w:rPr>
                <w:rFonts w:ascii="Times New Roman" w:hAnsi="Times New Roman" w:cs="Times New Roman"/>
              </w:rPr>
              <w:t>10.00</w:t>
            </w:r>
          </w:p>
        </w:tc>
        <w:tc>
          <w:tcPr>
            <w:tcW w:w="1246" w:type="dxa"/>
            <w:vAlign w:val="center"/>
          </w:tcPr>
          <w:p w14:paraId="00432A86" w14:textId="6CAF2AD8" w:rsidR="00D90887" w:rsidRPr="00D92E7A" w:rsidRDefault="00D90887" w:rsidP="000A31C8">
            <w:pPr>
              <w:ind w:right="156"/>
              <w:jc w:val="right"/>
              <w:rPr>
                <w:rFonts w:ascii="Times New Roman" w:hAnsi="Times New Roman" w:cs="Times New Roman"/>
              </w:rPr>
            </w:pPr>
            <w:r>
              <w:rPr>
                <w:rFonts w:ascii="Times New Roman" w:hAnsi="Times New Roman" w:cs="Times New Roman"/>
              </w:rPr>
              <w:t>-0.15</w:t>
            </w:r>
          </w:p>
        </w:tc>
        <w:tc>
          <w:tcPr>
            <w:tcW w:w="1246" w:type="dxa"/>
            <w:vAlign w:val="center"/>
          </w:tcPr>
          <w:p w14:paraId="2BC2F5B4" w14:textId="1281E179" w:rsidR="00D90887" w:rsidRPr="00C55DFF" w:rsidRDefault="00D90887" w:rsidP="000A31C8">
            <w:pPr>
              <w:ind w:right="156"/>
              <w:jc w:val="right"/>
              <w:rPr>
                <w:rFonts w:ascii="Times New Roman" w:hAnsi="Times New Roman" w:cs="Times New Roman"/>
                <w:bCs/>
              </w:rPr>
            </w:pPr>
            <w:r w:rsidRPr="00C55DFF">
              <w:rPr>
                <w:rFonts w:ascii="Times New Roman" w:hAnsi="Times New Roman" w:cs="Times New Roman"/>
                <w:bCs/>
              </w:rPr>
              <w:t>0.8</w:t>
            </w:r>
            <w:r w:rsidR="00411D4E">
              <w:rPr>
                <w:rFonts w:ascii="Times New Roman" w:hAnsi="Times New Roman" w:cs="Times New Roman"/>
                <w:bCs/>
              </w:rPr>
              <w:t>87</w:t>
            </w:r>
          </w:p>
        </w:tc>
      </w:tr>
      <w:tr w:rsidR="00D90887" w:rsidRPr="00D92E7A" w14:paraId="19202470" w14:textId="77777777" w:rsidTr="00C55DFF">
        <w:trPr>
          <w:trHeight w:val="317"/>
        </w:trPr>
        <w:tc>
          <w:tcPr>
            <w:tcW w:w="2430" w:type="dxa"/>
            <w:tcBorders>
              <w:bottom w:val="single" w:sz="12" w:space="0" w:color="auto"/>
            </w:tcBorders>
            <w:vAlign w:val="center"/>
          </w:tcPr>
          <w:p w14:paraId="73383083" w14:textId="77777777" w:rsidR="00D90887" w:rsidRPr="00D92E7A" w:rsidRDefault="00D90887" w:rsidP="000A31C8">
            <w:pPr>
              <w:ind w:left="521"/>
              <w:rPr>
                <w:rFonts w:ascii="Times New Roman" w:hAnsi="Times New Roman" w:cs="Times New Roman"/>
              </w:rPr>
            </w:pPr>
            <w:r w:rsidRPr="00D92E7A">
              <w:rPr>
                <w:rFonts w:ascii="Times New Roman" w:hAnsi="Times New Roman" w:cs="Times New Roman"/>
              </w:rPr>
              <w:t>Height × Speed</w:t>
            </w:r>
          </w:p>
        </w:tc>
        <w:tc>
          <w:tcPr>
            <w:tcW w:w="1245" w:type="dxa"/>
            <w:vAlign w:val="center"/>
          </w:tcPr>
          <w:p w14:paraId="3F50ADAB" w14:textId="1BB3A22C" w:rsidR="00D90887" w:rsidRPr="00D92E7A" w:rsidRDefault="00D90887" w:rsidP="000A31C8">
            <w:pPr>
              <w:ind w:right="156"/>
              <w:jc w:val="right"/>
              <w:rPr>
                <w:rFonts w:ascii="Times New Roman" w:hAnsi="Times New Roman" w:cs="Times New Roman"/>
              </w:rPr>
            </w:pPr>
            <w:r w:rsidRPr="00D92E7A">
              <w:rPr>
                <w:rFonts w:ascii="Times New Roman" w:hAnsi="Times New Roman" w:cs="Times New Roman"/>
              </w:rPr>
              <w:t>-</w:t>
            </w:r>
            <w:r>
              <w:rPr>
                <w:rFonts w:ascii="Times New Roman" w:hAnsi="Times New Roman" w:cs="Times New Roman"/>
              </w:rPr>
              <w:t>0.03</w:t>
            </w:r>
          </w:p>
        </w:tc>
        <w:tc>
          <w:tcPr>
            <w:tcW w:w="1246" w:type="dxa"/>
            <w:vAlign w:val="center"/>
          </w:tcPr>
          <w:p w14:paraId="15235A75" w14:textId="0ED7E942" w:rsidR="00D90887" w:rsidRPr="00D92E7A" w:rsidRDefault="00D90887" w:rsidP="000A31C8">
            <w:pPr>
              <w:ind w:right="156"/>
              <w:jc w:val="right"/>
              <w:rPr>
                <w:rFonts w:ascii="Times New Roman" w:hAnsi="Times New Roman" w:cs="Times New Roman"/>
              </w:rPr>
            </w:pPr>
            <w:r>
              <w:rPr>
                <w:rFonts w:ascii="Times New Roman" w:hAnsi="Times New Roman" w:cs="Times New Roman"/>
              </w:rPr>
              <w:t>0.08</w:t>
            </w:r>
          </w:p>
        </w:tc>
        <w:tc>
          <w:tcPr>
            <w:tcW w:w="1245" w:type="dxa"/>
            <w:vAlign w:val="center"/>
          </w:tcPr>
          <w:p w14:paraId="0851EC1C" w14:textId="0A825612" w:rsidR="00D90887" w:rsidRPr="00D92E7A" w:rsidRDefault="00EA1249" w:rsidP="000A31C8">
            <w:pPr>
              <w:ind w:right="156"/>
              <w:jc w:val="right"/>
              <w:rPr>
                <w:rFonts w:ascii="Times New Roman" w:hAnsi="Times New Roman" w:cs="Times New Roman"/>
              </w:rPr>
            </w:pPr>
            <w:r>
              <w:rPr>
                <w:rFonts w:ascii="Times New Roman" w:hAnsi="Times New Roman" w:cs="Times New Roman"/>
              </w:rPr>
              <w:t>10.00</w:t>
            </w:r>
          </w:p>
        </w:tc>
        <w:tc>
          <w:tcPr>
            <w:tcW w:w="1246" w:type="dxa"/>
            <w:vAlign w:val="center"/>
          </w:tcPr>
          <w:p w14:paraId="49DBAB17" w14:textId="4864209E" w:rsidR="00D90887" w:rsidRPr="00D92E7A" w:rsidRDefault="00D90887" w:rsidP="000A31C8">
            <w:pPr>
              <w:ind w:right="156"/>
              <w:jc w:val="right"/>
              <w:rPr>
                <w:rFonts w:ascii="Times New Roman" w:hAnsi="Times New Roman" w:cs="Times New Roman"/>
              </w:rPr>
            </w:pPr>
            <w:r>
              <w:rPr>
                <w:rFonts w:ascii="Times New Roman" w:hAnsi="Times New Roman" w:cs="Times New Roman"/>
              </w:rPr>
              <w:t>-0.30</w:t>
            </w:r>
          </w:p>
        </w:tc>
        <w:tc>
          <w:tcPr>
            <w:tcW w:w="1246" w:type="dxa"/>
            <w:vAlign w:val="center"/>
          </w:tcPr>
          <w:p w14:paraId="0B3F5EAF" w14:textId="452C9A59" w:rsidR="00D90887" w:rsidRPr="00C55DFF" w:rsidRDefault="00D90887" w:rsidP="000A31C8">
            <w:pPr>
              <w:ind w:right="156"/>
              <w:jc w:val="right"/>
              <w:rPr>
                <w:rFonts w:ascii="Times New Roman" w:hAnsi="Times New Roman" w:cs="Times New Roman"/>
                <w:bCs/>
              </w:rPr>
            </w:pPr>
            <w:r w:rsidRPr="00C55DFF">
              <w:rPr>
                <w:rFonts w:ascii="Times New Roman" w:hAnsi="Times New Roman" w:cs="Times New Roman"/>
                <w:bCs/>
              </w:rPr>
              <w:t>0.7</w:t>
            </w:r>
            <w:r w:rsidR="00411D4E">
              <w:rPr>
                <w:rFonts w:ascii="Times New Roman" w:hAnsi="Times New Roman" w:cs="Times New Roman"/>
                <w:bCs/>
              </w:rPr>
              <w:t>68</w:t>
            </w:r>
          </w:p>
        </w:tc>
      </w:tr>
      <w:tr w:rsidR="00D90887" w:rsidRPr="00D92E7A" w14:paraId="3A0D6096" w14:textId="77777777" w:rsidTr="00C55DFF">
        <w:trPr>
          <w:trHeight w:val="317"/>
        </w:trPr>
        <w:tc>
          <w:tcPr>
            <w:tcW w:w="2430" w:type="dxa"/>
            <w:tcBorders>
              <w:top w:val="single" w:sz="12" w:space="0" w:color="auto"/>
            </w:tcBorders>
            <w:vAlign w:val="center"/>
          </w:tcPr>
          <w:p w14:paraId="01228D65" w14:textId="77777777" w:rsidR="00D90887" w:rsidRPr="00D92E7A" w:rsidRDefault="00D90887" w:rsidP="000A31C8">
            <w:pPr>
              <w:rPr>
                <w:rFonts w:ascii="Times New Roman" w:hAnsi="Times New Roman" w:cs="Times New Roman"/>
              </w:rPr>
            </w:pPr>
            <w:r w:rsidRPr="00D92E7A">
              <w:rPr>
                <w:rFonts w:ascii="Times New Roman" w:hAnsi="Times New Roman" w:cs="Times New Roman"/>
              </w:rPr>
              <w:t>Confidence</w:t>
            </w:r>
          </w:p>
        </w:tc>
        <w:tc>
          <w:tcPr>
            <w:tcW w:w="1245" w:type="dxa"/>
            <w:tcBorders>
              <w:top w:val="single" w:sz="12" w:space="0" w:color="auto"/>
            </w:tcBorders>
            <w:vAlign w:val="center"/>
          </w:tcPr>
          <w:p w14:paraId="2B698DC2" w14:textId="77777777" w:rsidR="00D90887" w:rsidRPr="00D92E7A" w:rsidRDefault="00D90887" w:rsidP="000A31C8">
            <w:pPr>
              <w:ind w:right="156"/>
              <w:jc w:val="right"/>
              <w:rPr>
                <w:rFonts w:ascii="Times New Roman" w:hAnsi="Times New Roman" w:cs="Times New Roman"/>
              </w:rPr>
            </w:pPr>
          </w:p>
        </w:tc>
        <w:tc>
          <w:tcPr>
            <w:tcW w:w="1246" w:type="dxa"/>
            <w:tcBorders>
              <w:top w:val="single" w:sz="12" w:space="0" w:color="auto"/>
            </w:tcBorders>
            <w:vAlign w:val="center"/>
          </w:tcPr>
          <w:p w14:paraId="0B701BD7" w14:textId="77777777" w:rsidR="00D90887" w:rsidRPr="00D92E7A" w:rsidRDefault="00D90887" w:rsidP="000A31C8">
            <w:pPr>
              <w:ind w:right="156"/>
              <w:jc w:val="right"/>
              <w:rPr>
                <w:rFonts w:ascii="Times New Roman" w:hAnsi="Times New Roman" w:cs="Times New Roman"/>
              </w:rPr>
            </w:pPr>
          </w:p>
        </w:tc>
        <w:tc>
          <w:tcPr>
            <w:tcW w:w="1245" w:type="dxa"/>
            <w:tcBorders>
              <w:top w:val="single" w:sz="12" w:space="0" w:color="auto"/>
            </w:tcBorders>
            <w:vAlign w:val="center"/>
          </w:tcPr>
          <w:p w14:paraId="66E8C675" w14:textId="77777777" w:rsidR="00D90887" w:rsidRPr="00D92E7A" w:rsidRDefault="00D90887" w:rsidP="000A31C8">
            <w:pPr>
              <w:ind w:right="156"/>
              <w:jc w:val="right"/>
              <w:rPr>
                <w:rFonts w:ascii="Times New Roman" w:hAnsi="Times New Roman" w:cs="Times New Roman"/>
              </w:rPr>
            </w:pPr>
          </w:p>
        </w:tc>
        <w:tc>
          <w:tcPr>
            <w:tcW w:w="1246" w:type="dxa"/>
            <w:tcBorders>
              <w:top w:val="single" w:sz="12" w:space="0" w:color="auto"/>
            </w:tcBorders>
            <w:vAlign w:val="center"/>
          </w:tcPr>
          <w:p w14:paraId="0B12534E" w14:textId="77777777" w:rsidR="00D90887" w:rsidRPr="00D92E7A" w:rsidRDefault="00D90887" w:rsidP="000A31C8">
            <w:pPr>
              <w:ind w:right="156"/>
              <w:jc w:val="right"/>
              <w:rPr>
                <w:rFonts w:ascii="Times New Roman" w:hAnsi="Times New Roman" w:cs="Times New Roman"/>
              </w:rPr>
            </w:pPr>
          </w:p>
        </w:tc>
        <w:tc>
          <w:tcPr>
            <w:tcW w:w="1246" w:type="dxa"/>
            <w:tcBorders>
              <w:top w:val="single" w:sz="12" w:space="0" w:color="auto"/>
            </w:tcBorders>
            <w:vAlign w:val="center"/>
          </w:tcPr>
          <w:p w14:paraId="59129C92" w14:textId="77777777" w:rsidR="00D90887" w:rsidRPr="00C55DFF" w:rsidRDefault="00D90887" w:rsidP="000A31C8">
            <w:pPr>
              <w:ind w:right="156"/>
              <w:jc w:val="right"/>
              <w:rPr>
                <w:rFonts w:ascii="Times New Roman" w:hAnsi="Times New Roman" w:cs="Times New Roman"/>
                <w:bCs/>
              </w:rPr>
            </w:pPr>
          </w:p>
        </w:tc>
      </w:tr>
      <w:tr w:rsidR="00D90887" w:rsidRPr="00D92E7A" w14:paraId="40BE952D" w14:textId="77777777" w:rsidTr="00C55DFF">
        <w:trPr>
          <w:trHeight w:val="317"/>
        </w:trPr>
        <w:tc>
          <w:tcPr>
            <w:tcW w:w="2430" w:type="dxa"/>
            <w:vAlign w:val="center"/>
          </w:tcPr>
          <w:p w14:paraId="2E3F2246" w14:textId="77777777" w:rsidR="00D90887" w:rsidRPr="00D92E7A" w:rsidRDefault="00D90887" w:rsidP="000A31C8">
            <w:pPr>
              <w:ind w:left="521"/>
              <w:rPr>
                <w:rFonts w:ascii="Times New Roman" w:hAnsi="Times New Roman" w:cs="Times New Roman"/>
              </w:rPr>
            </w:pPr>
            <w:r w:rsidRPr="00D92E7A">
              <w:rPr>
                <w:rFonts w:ascii="Times New Roman" w:hAnsi="Times New Roman" w:cs="Times New Roman"/>
              </w:rPr>
              <w:t>Intercept</w:t>
            </w:r>
          </w:p>
        </w:tc>
        <w:tc>
          <w:tcPr>
            <w:tcW w:w="1245" w:type="dxa"/>
            <w:vAlign w:val="center"/>
          </w:tcPr>
          <w:p w14:paraId="18244F53" w14:textId="1F1F45CC" w:rsidR="00D90887" w:rsidRPr="00D92E7A" w:rsidRDefault="00D90887" w:rsidP="0010546E">
            <w:pPr>
              <w:ind w:right="156"/>
              <w:jc w:val="right"/>
              <w:rPr>
                <w:rFonts w:ascii="Times New Roman" w:hAnsi="Times New Roman" w:cs="Times New Roman"/>
              </w:rPr>
            </w:pPr>
            <w:r w:rsidRPr="00D92E7A">
              <w:rPr>
                <w:rFonts w:ascii="Times New Roman" w:hAnsi="Times New Roman" w:cs="Times New Roman"/>
              </w:rPr>
              <w:t>9.</w:t>
            </w:r>
            <w:r>
              <w:rPr>
                <w:rFonts w:ascii="Times New Roman" w:hAnsi="Times New Roman" w:cs="Times New Roman"/>
              </w:rPr>
              <w:t>4</w:t>
            </w:r>
            <w:r w:rsidRPr="00D92E7A">
              <w:rPr>
                <w:rFonts w:ascii="Times New Roman" w:hAnsi="Times New Roman" w:cs="Times New Roman"/>
              </w:rPr>
              <w:t>0</w:t>
            </w:r>
          </w:p>
        </w:tc>
        <w:tc>
          <w:tcPr>
            <w:tcW w:w="1246" w:type="dxa"/>
            <w:vAlign w:val="center"/>
          </w:tcPr>
          <w:p w14:paraId="4403E8E9" w14:textId="7843C1CB" w:rsidR="00D90887" w:rsidRPr="00D92E7A" w:rsidRDefault="00D90887" w:rsidP="000A31C8">
            <w:pPr>
              <w:ind w:right="156"/>
              <w:jc w:val="right"/>
              <w:rPr>
                <w:rFonts w:ascii="Times New Roman" w:hAnsi="Times New Roman" w:cs="Times New Roman"/>
              </w:rPr>
            </w:pPr>
            <w:r>
              <w:rPr>
                <w:rFonts w:ascii="Times New Roman" w:hAnsi="Times New Roman" w:cs="Times New Roman"/>
              </w:rPr>
              <w:t>4.53</w:t>
            </w:r>
          </w:p>
        </w:tc>
        <w:tc>
          <w:tcPr>
            <w:tcW w:w="1245" w:type="dxa"/>
            <w:vAlign w:val="center"/>
          </w:tcPr>
          <w:p w14:paraId="650B109A" w14:textId="77777777" w:rsidR="00D90887" w:rsidRPr="00D92E7A" w:rsidRDefault="00D90887" w:rsidP="000A31C8">
            <w:pPr>
              <w:ind w:right="156"/>
              <w:jc w:val="right"/>
              <w:rPr>
                <w:rFonts w:ascii="Times New Roman" w:hAnsi="Times New Roman" w:cs="Times New Roman"/>
              </w:rPr>
            </w:pPr>
            <w:r w:rsidRPr="00D92E7A">
              <w:rPr>
                <w:rFonts w:ascii="Times New Roman" w:hAnsi="Times New Roman" w:cs="Times New Roman"/>
              </w:rPr>
              <w:t>9.99</w:t>
            </w:r>
          </w:p>
        </w:tc>
        <w:tc>
          <w:tcPr>
            <w:tcW w:w="1246" w:type="dxa"/>
            <w:vAlign w:val="center"/>
          </w:tcPr>
          <w:p w14:paraId="7488DB9A" w14:textId="6228BC5C" w:rsidR="00D90887" w:rsidRPr="00D92E7A" w:rsidRDefault="00D90887" w:rsidP="000A31C8">
            <w:pPr>
              <w:ind w:right="156"/>
              <w:jc w:val="right"/>
              <w:rPr>
                <w:rFonts w:ascii="Times New Roman" w:hAnsi="Times New Roman" w:cs="Times New Roman"/>
              </w:rPr>
            </w:pPr>
            <w:r>
              <w:rPr>
                <w:rFonts w:ascii="Times New Roman" w:hAnsi="Times New Roman" w:cs="Times New Roman"/>
              </w:rPr>
              <w:t>20.75</w:t>
            </w:r>
          </w:p>
        </w:tc>
        <w:tc>
          <w:tcPr>
            <w:tcW w:w="1246" w:type="dxa"/>
            <w:vAlign w:val="center"/>
          </w:tcPr>
          <w:p w14:paraId="415DA638" w14:textId="77777777" w:rsidR="00D90887" w:rsidRPr="00C55DFF" w:rsidRDefault="00D90887" w:rsidP="000A31C8">
            <w:pPr>
              <w:ind w:right="156"/>
              <w:jc w:val="right"/>
              <w:rPr>
                <w:rFonts w:ascii="Times New Roman" w:hAnsi="Times New Roman" w:cs="Times New Roman"/>
                <w:b/>
                <w:bCs/>
              </w:rPr>
            </w:pPr>
            <w:r w:rsidRPr="00C55DFF">
              <w:rPr>
                <w:rFonts w:ascii="Times New Roman" w:hAnsi="Times New Roman" w:cs="Times New Roman"/>
                <w:b/>
                <w:bCs/>
              </w:rPr>
              <w:t>&lt; 0.001</w:t>
            </w:r>
          </w:p>
        </w:tc>
      </w:tr>
      <w:tr w:rsidR="00D90887" w:rsidRPr="00D92E7A" w14:paraId="49883EB6" w14:textId="77777777" w:rsidTr="00C55DFF">
        <w:trPr>
          <w:trHeight w:val="317"/>
        </w:trPr>
        <w:tc>
          <w:tcPr>
            <w:tcW w:w="2430" w:type="dxa"/>
            <w:vAlign w:val="center"/>
          </w:tcPr>
          <w:p w14:paraId="6A6DA93A" w14:textId="77777777" w:rsidR="00D90887" w:rsidRPr="00D92E7A" w:rsidRDefault="00D90887" w:rsidP="000A31C8">
            <w:pPr>
              <w:ind w:left="521"/>
              <w:rPr>
                <w:rFonts w:ascii="Times New Roman" w:hAnsi="Times New Roman" w:cs="Times New Roman"/>
              </w:rPr>
            </w:pPr>
            <w:r w:rsidRPr="00D92E7A">
              <w:rPr>
                <w:rFonts w:ascii="Times New Roman" w:hAnsi="Times New Roman" w:cs="Times New Roman"/>
              </w:rPr>
              <w:t>Height</w:t>
            </w:r>
          </w:p>
        </w:tc>
        <w:tc>
          <w:tcPr>
            <w:tcW w:w="1245" w:type="dxa"/>
            <w:vAlign w:val="center"/>
          </w:tcPr>
          <w:p w14:paraId="44AD3D09" w14:textId="6524AD91" w:rsidR="00D90887" w:rsidRPr="00D92E7A" w:rsidRDefault="00D90887" w:rsidP="0010546E">
            <w:pPr>
              <w:ind w:right="156"/>
              <w:jc w:val="right"/>
              <w:rPr>
                <w:rFonts w:ascii="Times New Roman" w:hAnsi="Times New Roman" w:cs="Times New Roman"/>
              </w:rPr>
            </w:pPr>
            <w:r w:rsidRPr="00D92E7A">
              <w:rPr>
                <w:rFonts w:ascii="Times New Roman" w:hAnsi="Times New Roman" w:cs="Times New Roman"/>
              </w:rPr>
              <w:t>-</w:t>
            </w:r>
            <w:r>
              <w:rPr>
                <w:rFonts w:ascii="Times New Roman" w:hAnsi="Times New Roman" w:cs="Times New Roman"/>
              </w:rPr>
              <w:t>1.10</w:t>
            </w:r>
          </w:p>
        </w:tc>
        <w:tc>
          <w:tcPr>
            <w:tcW w:w="1246" w:type="dxa"/>
            <w:vAlign w:val="center"/>
          </w:tcPr>
          <w:p w14:paraId="450B4DB9" w14:textId="091BAB1A" w:rsidR="00D90887" w:rsidRPr="00D92E7A" w:rsidRDefault="00D90887" w:rsidP="000A31C8">
            <w:pPr>
              <w:ind w:right="156"/>
              <w:jc w:val="right"/>
              <w:rPr>
                <w:rFonts w:ascii="Times New Roman" w:hAnsi="Times New Roman" w:cs="Times New Roman"/>
              </w:rPr>
            </w:pPr>
            <w:r>
              <w:rPr>
                <w:rFonts w:ascii="Times New Roman" w:hAnsi="Times New Roman" w:cs="Times New Roman"/>
              </w:rPr>
              <w:t>4.03</w:t>
            </w:r>
          </w:p>
        </w:tc>
        <w:tc>
          <w:tcPr>
            <w:tcW w:w="1245" w:type="dxa"/>
            <w:vAlign w:val="center"/>
          </w:tcPr>
          <w:p w14:paraId="5DB188AC" w14:textId="5B2A2FCF" w:rsidR="00D90887" w:rsidRPr="00D92E7A" w:rsidRDefault="00CD0F37" w:rsidP="000A31C8">
            <w:pPr>
              <w:ind w:right="156"/>
              <w:jc w:val="right"/>
              <w:rPr>
                <w:rFonts w:ascii="Times New Roman" w:hAnsi="Times New Roman" w:cs="Times New Roman"/>
              </w:rPr>
            </w:pPr>
            <w:r>
              <w:rPr>
                <w:rFonts w:ascii="Times New Roman" w:hAnsi="Times New Roman" w:cs="Times New Roman"/>
              </w:rPr>
              <w:t>9.99</w:t>
            </w:r>
          </w:p>
        </w:tc>
        <w:tc>
          <w:tcPr>
            <w:tcW w:w="1246" w:type="dxa"/>
            <w:vAlign w:val="center"/>
          </w:tcPr>
          <w:p w14:paraId="7ED51FD9" w14:textId="7E1935B1" w:rsidR="00D90887" w:rsidRPr="00D92E7A" w:rsidRDefault="00D90887" w:rsidP="000A31C8">
            <w:pPr>
              <w:ind w:right="156"/>
              <w:jc w:val="right"/>
              <w:rPr>
                <w:rFonts w:ascii="Times New Roman" w:hAnsi="Times New Roman" w:cs="Times New Roman"/>
              </w:rPr>
            </w:pPr>
            <w:r>
              <w:rPr>
                <w:rFonts w:ascii="Times New Roman" w:hAnsi="Times New Roman" w:cs="Times New Roman"/>
              </w:rPr>
              <w:t>-2.73</w:t>
            </w:r>
          </w:p>
        </w:tc>
        <w:tc>
          <w:tcPr>
            <w:tcW w:w="1246" w:type="dxa"/>
            <w:vAlign w:val="center"/>
          </w:tcPr>
          <w:p w14:paraId="5133C137" w14:textId="45357426" w:rsidR="00D90887" w:rsidRPr="00C55DFF" w:rsidRDefault="00D90887" w:rsidP="0010546E">
            <w:pPr>
              <w:ind w:right="156"/>
              <w:jc w:val="right"/>
              <w:rPr>
                <w:rFonts w:ascii="Times New Roman" w:hAnsi="Times New Roman" w:cs="Times New Roman"/>
                <w:b/>
                <w:bCs/>
              </w:rPr>
            </w:pPr>
            <w:r w:rsidRPr="00C55DFF">
              <w:rPr>
                <w:rFonts w:ascii="Times New Roman" w:hAnsi="Times New Roman" w:cs="Times New Roman"/>
                <w:b/>
                <w:bCs/>
              </w:rPr>
              <w:t>0.02</w:t>
            </w:r>
            <w:r w:rsidR="00CD0F37" w:rsidRPr="00C55DFF">
              <w:rPr>
                <w:rFonts w:ascii="Times New Roman" w:hAnsi="Times New Roman" w:cs="Times New Roman"/>
                <w:b/>
                <w:bCs/>
              </w:rPr>
              <w:t>1</w:t>
            </w:r>
          </w:p>
        </w:tc>
      </w:tr>
      <w:tr w:rsidR="00D90887" w:rsidRPr="00D92E7A" w14:paraId="1B33D328" w14:textId="77777777" w:rsidTr="00C55DFF">
        <w:trPr>
          <w:trHeight w:val="317"/>
        </w:trPr>
        <w:tc>
          <w:tcPr>
            <w:tcW w:w="2430" w:type="dxa"/>
            <w:vAlign w:val="center"/>
          </w:tcPr>
          <w:p w14:paraId="0ADA9CE5" w14:textId="77777777" w:rsidR="00D90887" w:rsidRPr="00D92E7A" w:rsidRDefault="00D90887" w:rsidP="000A31C8">
            <w:pPr>
              <w:ind w:left="521"/>
              <w:rPr>
                <w:rFonts w:ascii="Times New Roman" w:hAnsi="Times New Roman" w:cs="Times New Roman"/>
              </w:rPr>
            </w:pPr>
            <w:r w:rsidRPr="00D92E7A">
              <w:rPr>
                <w:rFonts w:ascii="Times New Roman" w:hAnsi="Times New Roman" w:cs="Times New Roman"/>
              </w:rPr>
              <w:t>Speed</w:t>
            </w:r>
          </w:p>
        </w:tc>
        <w:tc>
          <w:tcPr>
            <w:tcW w:w="1245" w:type="dxa"/>
            <w:vAlign w:val="center"/>
          </w:tcPr>
          <w:p w14:paraId="297E7A7C" w14:textId="1B374B71" w:rsidR="00D90887" w:rsidRPr="00D92E7A" w:rsidRDefault="00CD0F37" w:rsidP="000A31C8">
            <w:pPr>
              <w:ind w:right="156"/>
              <w:jc w:val="right"/>
              <w:rPr>
                <w:rFonts w:ascii="Times New Roman" w:hAnsi="Times New Roman" w:cs="Times New Roman"/>
              </w:rPr>
            </w:pPr>
            <w:r>
              <w:rPr>
                <w:rFonts w:ascii="Times New Roman" w:hAnsi="Times New Roman" w:cs="Times New Roman"/>
              </w:rPr>
              <w:t>-3.90</w:t>
            </w:r>
          </w:p>
        </w:tc>
        <w:tc>
          <w:tcPr>
            <w:tcW w:w="1246" w:type="dxa"/>
            <w:vAlign w:val="center"/>
          </w:tcPr>
          <w:p w14:paraId="742DA9CE" w14:textId="6FAAA14F" w:rsidR="00D90887" w:rsidRPr="00D92E7A" w:rsidRDefault="00D90887" w:rsidP="000A31C8">
            <w:pPr>
              <w:ind w:right="156"/>
              <w:jc w:val="right"/>
              <w:rPr>
                <w:rFonts w:ascii="Times New Roman" w:hAnsi="Times New Roman" w:cs="Times New Roman"/>
              </w:rPr>
            </w:pPr>
            <w:r>
              <w:rPr>
                <w:rFonts w:ascii="Times New Roman" w:hAnsi="Times New Roman" w:cs="Times New Roman"/>
              </w:rPr>
              <w:t>1.46</w:t>
            </w:r>
          </w:p>
        </w:tc>
        <w:tc>
          <w:tcPr>
            <w:tcW w:w="1245" w:type="dxa"/>
            <w:vAlign w:val="center"/>
          </w:tcPr>
          <w:p w14:paraId="16D83DF9" w14:textId="0157E29B" w:rsidR="00D90887" w:rsidRPr="00D92E7A" w:rsidRDefault="00D90887" w:rsidP="000A31C8">
            <w:pPr>
              <w:ind w:right="156"/>
              <w:jc w:val="right"/>
              <w:rPr>
                <w:rFonts w:ascii="Times New Roman" w:hAnsi="Times New Roman" w:cs="Times New Roman"/>
              </w:rPr>
            </w:pPr>
            <w:r>
              <w:rPr>
                <w:rFonts w:ascii="Times New Roman" w:hAnsi="Times New Roman" w:cs="Times New Roman"/>
              </w:rPr>
              <w:t>1</w:t>
            </w:r>
            <w:r w:rsidR="00CD0F37">
              <w:rPr>
                <w:rFonts w:ascii="Times New Roman" w:hAnsi="Times New Roman" w:cs="Times New Roman"/>
              </w:rPr>
              <w:t>.00</w:t>
            </w:r>
          </w:p>
        </w:tc>
        <w:tc>
          <w:tcPr>
            <w:tcW w:w="1246" w:type="dxa"/>
            <w:vAlign w:val="center"/>
          </w:tcPr>
          <w:p w14:paraId="00CE2FEF" w14:textId="239D0ADC" w:rsidR="00D90887" w:rsidRPr="00D92E7A" w:rsidRDefault="00D90887" w:rsidP="000A31C8">
            <w:pPr>
              <w:ind w:right="156"/>
              <w:jc w:val="right"/>
              <w:rPr>
                <w:rFonts w:ascii="Times New Roman" w:hAnsi="Times New Roman" w:cs="Times New Roman"/>
              </w:rPr>
            </w:pPr>
            <w:r>
              <w:rPr>
                <w:rFonts w:ascii="Times New Roman" w:hAnsi="Times New Roman" w:cs="Times New Roman"/>
              </w:rPr>
              <w:t>0.0</w:t>
            </w:r>
            <w:r w:rsidR="007B048B">
              <w:rPr>
                <w:rFonts w:ascii="Times New Roman" w:hAnsi="Times New Roman" w:cs="Times New Roman"/>
              </w:rPr>
              <w:t>0</w:t>
            </w:r>
          </w:p>
        </w:tc>
        <w:tc>
          <w:tcPr>
            <w:tcW w:w="1246" w:type="dxa"/>
            <w:vAlign w:val="center"/>
          </w:tcPr>
          <w:p w14:paraId="01119954" w14:textId="2EB5BBEF" w:rsidR="00D90887" w:rsidRPr="00C55DFF" w:rsidRDefault="00D90887" w:rsidP="000A31C8">
            <w:pPr>
              <w:ind w:right="156"/>
              <w:jc w:val="right"/>
              <w:rPr>
                <w:rFonts w:ascii="Times New Roman" w:hAnsi="Times New Roman" w:cs="Times New Roman"/>
                <w:bCs/>
              </w:rPr>
            </w:pPr>
            <w:r w:rsidRPr="00C55DFF">
              <w:rPr>
                <w:rFonts w:ascii="Times New Roman" w:hAnsi="Times New Roman" w:cs="Times New Roman"/>
                <w:bCs/>
              </w:rPr>
              <w:t>1.00</w:t>
            </w:r>
            <w:r w:rsidR="00CD0F37">
              <w:rPr>
                <w:rFonts w:ascii="Times New Roman" w:hAnsi="Times New Roman" w:cs="Times New Roman"/>
                <w:bCs/>
              </w:rPr>
              <w:t>0</w:t>
            </w:r>
          </w:p>
        </w:tc>
      </w:tr>
      <w:tr w:rsidR="00D90887" w:rsidRPr="00D92E7A" w14:paraId="58177180" w14:textId="77777777" w:rsidTr="00C55DFF">
        <w:trPr>
          <w:trHeight w:val="317"/>
        </w:trPr>
        <w:tc>
          <w:tcPr>
            <w:tcW w:w="2430" w:type="dxa"/>
            <w:tcBorders>
              <w:bottom w:val="single" w:sz="12" w:space="0" w:color="auto"/>
            </w:tcBorders>
            <w:vAlign w:val="center"/>
          </w:tcPr>
          <w:p w14:paraId="2E3867E1" w14:textId="77777777" w:rsidR="00D90887" w:rsidRPr="00D92E7A" w:rsidRDefault="00D90887" w:rsidP="000A31C8">
            <w:pPr>
              <w:ind w:left="521"/>
              <w:rPr>
                <w:rFonts w:ascii="Times New Roman" w:hAnsi="Times New Roman" w:cs="Times New Roman"/>
              </w:rPr>
            </w:pPr>
            <w:r w:rsidRPr="00D92E7A">
              <w:rPr>
                <w:rFonts w:ascii="Times New Roman" w:hAnsi="Times New Roman" w:cs="Times New Roman"/>
              </w:rPr>
              <w:t>Height × Speed</w:t>
            </w:r>
          </w:p>
        </w:tc>
        <w:tc>
          <w:tcPr>
            <w:tcW w:w="1245" w:type="dxa"/>
            <w:vAlign w:val="center"/>
          </w:tcPr>
          <w:p w14:paraId="2C4A43ED" w14:textId="4730890D" w:rsidR="00D90887" w:rsidRPr="00D92E7A" w:rsidRDefault="00D90887" w:rsidP="000A31C8">
            <w:pPr>
              <w:ind w:right="156"/>
              <w:jc w:val="right"/>
              <w:rPr>
                <w:rFonts w:ascii="Times New Roman" w:hAnsi="Times New Roman" w:cs="Times New Roman"/>
              </w:rPr>
            </w:pPr>
            <w:r>
              <w:rPr>
                <w:rFonts w:ascii="Times New Roman" w:hAnsi="Times New Roman" w:cs="Times New Roman"/>
              </w:rPr>
              <w:t>0.00</w:t>
            </w:r>
          </w:p>
        </w:tc>
        <w:tc>
          <w:tcPr>
            <w:tcW w:w="1246" w:type="dxa"/>
            <w:vAlign w:val="center"/>
          </w:tcPr>
          <w:p w14:paraId="381CAA26" w14:textId="5146F11F" w:rsidR="00D90887" w:rsidRPr="00D92E7A" w:rsidRDefault="00D90887" w:rsidP="000A31C8">
            <w:pPr>
              <w:ind w:right="156"/>
              <w:jc w:val="right"/>
              <w:rPr>
                <w:rFonts w:ascii="Times New Roman" w:hAnsi="Times New Roman" w:cs="Times New Roman"/>
              </w:rPr>
            </w:pPr>
            <w:r>
              <w:rPr>
                <w:rFonts w:ascii="Times New Roman" w:hAnsi="Times New Roman" w:cs="Times New Roman"/>
              </w:rPr>
              <w:t>6.12</w:t>
            </w:r>
          </w:p>
        </w:tc>
        <w:tc>
          <w:tcPr>
            <w:tcW w:w="1245" w:type="dxa"/>
            <w:vAlign w:val="center"/>
          </w:tcPr>
          <w:p w14:paraId="3EB83F7C" w14:textId="5AB65664" w:rsidR="00D90887" w:rsidRPr="00D92E7A" w:rsidRDefault="00CD0F37" w:rsidP="000A31C8">
            <w:pPr>
              <w:ind w:right="156"/>
              <w:jc w:val="right"/>
              <w:rPr>
                <w:rFonts w:ascii="Times New Roman" w:hAnsi="Times New Roman" w:cs="Times New Roman"/>
              </w:rPr>
            </w:pPr>
            <w:r>
              <w:rPr>
                <w:rFonts w:ascii="Times New Roman" w:hAnsi="Times New Roman" w:cs="Times New Roman"/>
              </w:rPr>
              <w:t>9.99</w:t>
            </w:r>
          </w:p>
        </w:tc>
        <w:tc>
          <w:tcPr>
            <w:tcW w:w="1246" w:type="dxa"/>
            <w:vAlign w:val="center"/>
          </w:tcPr>
          <w:p w14:paraId="3D683D0E" w14:textId="170DDF85" w:rsidR="00D90887" w:rsidRPr="00D92E7A" w:rsidRDefault="00D90887" w:rsidP="000A31C8">
            <w:pPr>
              <w:ind w:right="156"/>
              <w:jc w:val="right"/>
              <w:rPr>
                <w:rFonts w:ascii="Times New Roman" w:hAnsi="Times New Roman" w:cs="Times New Roman"/>
              </w:rPr>
            </w:pPr>
            <w:r>
              <w:rPr>
                <w:rFonts w:ascii="Times New Roman" w:hAnsi="Times New Roman" w:cs="Times New Roman"/>
              </w:rPr>
              <w:t>0.00</w:t>
            </w:r>
          </w:p>
        </w:tc>
        <w:tc>
          <w:tcPr>
            <w:tcW w:w="1246" w:type="dxa"/>
            <w:vAlign w:val="center"/>
          </w:tcPr>
          <w:p w14:paraId="62FB2716" w14:textId="0CF78968" w:rsidR="00D90887" w:rsidRPr="00C55DFF" w:rsidRDefault="00D90887" w:rsidP="000A31C8">
            <w:pPr>
              <w:ind w:right="156"/>
              <w:jc w:val="right"/>
              <w:rPr>
                <w:rFonts w:ascii="Times New Roman" w:hAnsi="Times New Roman" w:cs="Times New Roman"/>
                <w:bCs/>
              </w:rPr>
            </w:pPr>
            <w:r w:rsidRPr="00C55DFF">
              <w:rPr>
                <w:rFonts w:ascii="Times New Roman" w:hAnsi="Times New Roman" w:cs="Times New Roman"/>
                <w:bCs/>
              </w:rPr>
              <w:t>1.00</w:t>
            </w:r>
            <w:r w:rsidR="00CD0F37">
              <w:rPr>
                <w:rFonts w:ascii="Times New Roman" w:hAnsi="Times New Roman" w:cs="Times New Roman"/>
                <w:bCs/>
              </w:rPr>
              <w:t>0</w:t>
            </w:r>
          </w:p>
        </w:tc>
      </w:tr>
      <w:tr w:rsidR="00D90887" w:rsidRPr="00D92E7A" w14:paraId="02D37F12" w14:textId="77777777" w:rsidTr="00C55DFF">
        <w:trPr>
          <w:trHeight w:val="317"/>
        </w:trPr>
        <w:tc>
          <w:tcPr>
            <w:tcW w:w="2430" w:type="dxa"/>
            <w:tcBorders>
              <w:top w:val="single" w:sz="12" w:space="0" w:color="auto"/>
            </w:tcBorders>
            <w:vAlign w:val="center"/>
          </w:tcPr>
          <w:p w14:paraId="166A14AB" w14:textId="77777777" w:rsidR="00D90887" w:rsidRPr="00D92E7A" w:rsidRDefault="00D90887" w:rsidP="000A31C8">
            <w:pPr>
              <w:rPr>
                <w:rFonts w:ascii="Times New Roman" w:hAnsi="Times New Roman" w:cs="Times New Roman"/>
              </w:rPr>
            </w:pPr>
            <w:r w:rsidRPr="00D92E7A">
              <w:rPr>
                <w:rFonts w:ascii="Times New Roman" w:hAnsi="Times New Roman" w:cs="Times New Roman"/>
              </w:rPr>
              <w:t>Mental Effort</w:t>
            </w:r>
          </w:p>
        </w:tc>
        <w:tc>
          <w:tcPr>
            <w:tcW w:w="1245" w:type="dxa"/>
            <w:tcBorders>
              <w:top w:val="single" w:sz="12" w:space="0" w:color="auto"/>
            </w:tcBorders>
            <w:vAlign w:val="center"/>
          </w:tcPr>
          <w:p w14:paraId="1244763F" w14:textId="77777777" w:rsidR="00D90887" w:rsidRPr="00D92E7A" w:rsidRDefault="00D90887" w:rsidP="000A31C8">
            <w:pPr>
              <w:ind w:right="156"/>
              <w:jc w:val="right"/>
              <w:rPr>
                <w:rFonts w:ascii="Times New Roman" w:hAnsi="Times New Roman" w:cs="Times New Roman"/>
              </w:rPr>
            </w:pPr>
          </w:p>
        </w:tc>
        <w:tc>
          <w:tcPr>
            <w:tcW w:w="1246" w:type="dxa"/>
            <w:tcBorders>
              <w:top w:val="single" w:sz="12" w:space="0" w:color="auto"/>
            </w:tcBorders>
            <w:vAlign w:val="center"/>
          </w:tcPr>
          <w:p w14:paraId="6779026F" w14:textId="77777777" w:rsidR="00D90887" w:rsidRPr="00D92E7A" w:rsidRDefault="00D90887" w:rsidP="000A31C8">
            <w:pPr>
              <w:ind w:right="156"/>
              <w:jc w:val="right"/>
              <w:rPr>
                <w:rFonts w:ascii="Times New Roman" w:hAnsi="Times New Roman" w:cs="Times New Roman"/>
              </w:rPr>
            </w:pPr>
          </w:p>
        </w:tc>
        <w:tc>
          <w:tcPr>
            <w:tcW w:w="1245" w:type="dxa"/>
            <w:tcBorders>
              <w:top w:val="single" w:sz="12" w:space="0" w:color="auto"/>
            </w:tcBorders>
            <w:vAlign w:val="center"/>
          </w:tcPr>
          <w:p w14:paraId="285F5B54" w14:textId="77777777" w:rsidR="00D90887" w:rsidRPr="00D92E7A" w:rsidRDefault="00D90887" w:rsidP="000A31C8">
            <w:pPr>
              <w:ind w:right="156"/>
              <w:jc w:val="right"/>
              <w:rPr>
                <w:rFonts w:ascii="Times New Roman" w:hAnsi="Times New Roman" w:cs="Times New Roman"/>
              </w:rPr>
            </w:pPr>
          </w:p>
        </w:tc>
        <w:tc>
          <w:tcPr>
            <w:tcW w:w="1246" w:type="dxa"/>
            <w:tcBorders>
              <w:top w:val="single" w:sz="12" w:space="0" w:color="auto"/>
            </w:tcBorders>
            <w:vAlign w:val="center"/>
          </w:tcPr>
          <w:p w14:paraId="6D3F7AC8" w14:textId="77777777" w:rsidR="00D90887" w:rsidRPr="00D92E7A" w:rsidRDefault="00D90887" w:rsidP="000A31C8">
            <w:pPr>
              <w:ind w:right="156"/>
              <w:jc w:val="right"/>
              <w:rPr>
                <w:rFonts w:ascii="Times New Roman" w:hAnsi="Times New Roman" w:cs="Times New Roman"/>
              </w:rPr>
            </w:pPr>
          </w:p>
        </w:tc>
        <w:tc>
          <w:tcPr>
            <w:tcW w:w="1246" w:type="dxa"/>
            <w:tcBorders>
              <w:top w:val="single" w:sz="12" w:space="0" w:color="auto"/>
            </w:tcBorders>
            <w:vAlign w:val="center"/>
          </w:tcPr>
          <w:p w14:paraId="37563F9F" w14:textId="77777777" w:rsidR="00D90887" w:rsidRPr="00C55DFF" w:rsidRDefault="00D90887" w:rsidP="000A31C8">
            <w:pPr>
              <w:ind w:right="156"/>
              <w:jc w:val="right"/>
              <w:rPr>
                <w:rFonts w:ascii="Times New Roman" w:hAnsi="Times New Roman" w:cs="Times New Roman"/>
                <w:bCs/>
              </w:rPr>
            </w:pPr>
          </w:p>
        </w:tc>
      </w:tr>
      <w:tr w:rsidR="00D90887" w:rsidRPr="00D92E7A" w14:paraId="4DDEE226" w14:textId="77777777" w:rsidTr="00C55DFF">
        <w:trPr>
          <w:trHeight w:val="317"/>
        </w:trPr>
        <w:tc>
          <w:tcPr>
            <w:tcW w:w="2430" w:type="dxa"/>
            <w:vAlign w:val="center"/>
          </w:tcPr>
          <w:p w14:paraId="06BE93E2" w14:textId="77777777" w:rsidR="00D90887" w:rsidRPr="00D92E7A" w:rsidRDefault="00D90887" w:rsidP="000A31C8">
            <w:pPr>
              <w:ind w:left="521"/>
              <w:rPr>
                <w:rFonts w:ascii="Times New Roman" w:hAnsi="Times New Roman" w:cs="Times New Roman"/>
              </w:rPr>
            </w:pPr>
            <w:r w:rsidRPr="00D92E7A">
              <w:rPr>
                <w:rFonts w:ascii="Times New Roman" w:hAnsi="Times New Roman" w:cs="Times New Roman"/>
              </w:rPr>
              <w:t>Intercept</w:t>
            </w:r>
          </w:p>
        </w:tc>
        <w:tc>
          <w:tcPr>
            <w:tcW w:w="1245" w:type="dxa"/>
            <w:vAlign w:val="center"/>
          </w:tcPr>
          <w:p w14:paraId="5A680D51" w14:textId="09A0A6CE" w:rsidR="00D90887" w:rsidRPr="00D92E7A" w:rsidRDefault="00D90887" w:rsidP="000A31C8">
            <w:pPr>
              <w:ind w:right="156"/>
              <w:jc w:val="right"/>
              <w:rPr>
                <w:rFonts w:ascii="Times New Roman" w:hAnsi="Times New Roman" w:cs="Times New Roman"/>
              </w:rPr>
            </w:pPr>
            <w:r>
              <w:rPr>
                <w:rFonts w:ascii="Times New Roman" w:hAnsi="Times New Roman" w:cs="Times New Roman"/>
              </w:rPr>
              <w:t>32.63</w:t>
            </w:r>
          </w:p>
        </w:tc>
        <w:tc>
          <w:tcPr>
            <w:tcW w:w="1246" w:type="dxa"/>
            <w:vAlign w:val="center"/>
          </w:tcPr>
          <w:p w14:paraId="64D3BBBC" w14:textId="2FB6A24B" w:rsidR="00D90887" w:rsidRPr="00D92E7A" w:rsidRDefault="00D90887" w:rsidP="000A31C8">
            <w:pPr>
              <w:ind w:right="156"/>
              <w:jc w:val="right"/>
              <w:rPr>
                <w:rFonts w:ascii="Times New Roman" w:hAnsi="Times New Roman" w:cs="Times New Roman"/>
              </w:rPr>
            </w:pPr>
            <w:r>
              <w:rPr>
                <w:rFonts w:ascii="Times New Roman" w:hAnsi="Times New Roman" w:cs="Times New Roman"/>
              </w:rPr>
              <w:t>3.37</w:t>
            </w:r>
          </w:p>
        </w:tc>
        <w:tc>
          <w:tcPr>
            <w:tcW w:w="1245" w:type="dxa"/>
            <w:vAlign w:val="center"/>
          </w:tcPr>
          <w:p w14:paraId="29D5F6F0" w14:textId="1B0761F3" w:rsidR="00D90887" w:rsidRPr="00D92E7A" w:rsidRDefault="00D90887" w:rsidP="000A31C8">
            <w:pPr>
              <w:ind w:right="156"/>
              <w:jc w:val="right"/>
              <w:rPr>
                <w:rFonts w:ascii="Times New Roman" w:hAnsi="Times New Roman" w:cs="Times New Roman"/>
              </w:rPr>
            </w:pPr>
            <w:r>
              <w:rPr>
                <w:rFonts w:ascii="Times New Roman" w:hAnsi="Times New Roman" w:cs="Times New Roman"/>
              </w:rPr>
              <w:t>21.49</w:t>
            </w:r>
          </w:p>
        </w:tc>
        <w:tc>
          <w:tcPr>
            <w:tcW w:w="1246" w:type="dxa"/>
            <w:vAlign w:val="center"/>
          </w:tcPr>
          <w:p w14:paraId="106F0E49" w14:textId="43A016B9" w:rsidR="00D90887" w:rsidRPr="00D92E7A" w:rsidRDefault="00D90887" w:rsidP="000A31C8">
            <w:pPr>
              <w:ind w:right="156"/>
              <w:jc w:val="right"/>
              <w:rPr>
                <w:rFonts w:ascii="Times New Roman" w:hAnsi="Times New Roman" w:cs="Times New Roman"/>
              </w:rPr>
            </w:pPr>
            <w:r>
              <w:rPr>
                <w:rFonts w:ascii="Times New Roman" w:hAnsi="Times New Roman" w:cs="Times New Roman"/>
              </w:rPr>
              <w:t>9.68</w:t>
            </w:r>
          </w:p>
        </w:tc>
        <w:tc>
          <w:tcPr>
            <w:tcW w:w="1246" w:type="dxa"/>
            <w:vAlign w:val="center"/>
          </w:tcPr>
          <w:p w14:paraId="0F83C9BC" w14:textId="77777777" w:rsidR="00D90887" w:rsidRPr="00C55DFF" w:rsidRDefault="00D90887" w:rsidP="000A31C8">
            <w:pPr>
              <w:ind w:right="156"/>
              <w:jc w:val="right"/>
              <w:rPr>
                <w:rFonts w:ascii="Times New Roman" w:hAnsi="Times New Roman" w:cs="Times New Roman"/>
                <w:b/>
                <w:bCs/>
              </w:rPr>
            </w:pPr>
            <w:r w:rsidRPr="00C55DFF">
              <w:rPr>
                <w:rFonts w:ascii="Times New Roman" w:hAnsi="Times New Roman" w:cs="Times New Roman"/>
                <w:b/>
                <w:bCs/>
              </w:rPr>
              <w:t>&lt; 0.001</w:t>
            </w:r>
          </w:p>
        </w:tc>
      </w:tr>
      <w:tr w:rsidR="00D90887" w:rsidRPr="00D92E7A" w14:paraId="7FD88D56" w14:textId="77777777" w:rsidTr="00C55DFF">
        <w:trPr>
          <w:trHeight w:val="317"/>
        </w:trPr>
        <w:tc>
          <w:tcPr>
            <w:tcW w:w="2430" w:type="dxa"/>
            <w:vAlign w:val="center"/>
          </w:tcPr>
          <w:p w14:paraId="7A96B620" w14:textId="77777777" w:rsidR="00D90887" w:rsidRPr="00D92E7A" w:rsidRDefault="00D90887" w:rsidP="000A31C8">
            <w:pPr>
              <w:ind w:left="521"/>
              <w:rPr>
                <w:rFonts w:ascii="Times New Roman" w:hAnsi="Times New Roman" w:cs="Times New Roman"/>
              </w:rPr>
            </w:pPr>
            <w:r w:rsidRPr="00D92E7A">
              <w:rPr>
                <w:rFonts w:ascii="Times New Roman" w:hAnsi="Times New Roman" w:cs="Times New Roman"/>
              </w:rPr>
              <w:t>Height</w:t>
            </w:r>
          </w:p>
        </w:tc>
        <w:tc>
          <w:tcPr>
            <w:tcW w:w="1245" w:type="dxa"/>
            <w:vAlign w:val="center"/>
          </w:tcPr>
          <w:p w14:paraId="27601283" w14:textId="4B9CF4A2" w:rsidR="00D90887" w:rsidRPr="00D92E7A" w:rsidRDefault="00D90887" w:rsidP="000A31C8">
            <w:pPr>
              <w:ind w:right="156"/>
              <w:jc w:val="right"/>
              <w:rPr>
                <w:rFonts w:ascii="Times New Roman" w:hAnsi="Times New Roman" w:cs="Times New Roman"/>
              </w:rPr>
            </w:pPr>
            <w:r>
              <w:rPr>
                <w:rFonts w:ascii="Times New Roman" w:hAnsi="Times New Roman" w:cs="Times New Roman"/>
              </w:rPr>
              <w:t>13.13</w:t>
            </w:r>
          </w:p>
        </w:tc>
        <w:tc>
          <w:tcPr>
            <w:tcW w:w="1246" w:type="dxa"/>
            <w:vAlign w:val="center"/>
          </w:tcPr>
          <w:p w14:paraId="2BB2FE16" w14:textId="201D0FB6" w:rsidR="00D90887" w:rsidRPr="00D92E7A" w:rsidRDefault="00D90887" w:rsidP="00C55DFF">
            <w:pPr>
              <w:ind w:right="156"/>
              <w:jc w:val="right"/>
              <w:rPr>
                <w:rFonts w:ascii="Times New Roman" w:hAnsi="Times New Roman" w:cs="Times New Roman"/>
              </w:rPr>
            </w:pPr>
            <w:r>
              <w:rPr>
                <w:rFonts w:ascii="Times New Roman" w:hAnsi="Times New Roman" w:cs="Times New Roman"/>
              </w:rPr>
              <w:t>3.1</w:t>
            </w:r>
            <w:r w:rsidR="00411D4E">
              <w:rPr>
                <w:rFonts w:ascii="Times New Roman" w:hAnsi="Times New Roman" w:cs="Times New Roman"/>
              </w:rPr>
              <w:t>9</w:t>
            </w:r>
          </w:p>
        </w:tc>
        <w:tc>
          <w:tcPr>
            <w:tcW w:w="1245" w:type="dxa"/>
            <w:vAlign w:val="center"/>
          </w:tcPr>
          <w:p w14:paraId="0CCA6B4F" w14:textId="6C66624F" w:rsidR="00D90887" w:rsidRPr="00D92E7A" w:rsidRDefault="00D90887" w:rsidP="000A31C8">
            <w:pPr>
              <w:ind w:right="156"/>
              <w:jc w:val="right"/>
              <w:rPr>
                <w:rFonts w:ascii="Times New Roman" w:hAnsi="Times New Roman" w:cs="Times New Roman"/>
              </w:rPr>
            </w:pPr>
            <w:r>
              <w:rPr>
                <w:rFonts w:ascii="Times New Roman" w:hAnsi="Times New Roman" w:cs="Times New Roman"/>
              </w:rPr>
              <w:t>18.60</w:t>
            </w:r>
          </w:p>
        </w:tc>
        <w:tc>
          <w:tcPr>
            <w:tcW w:w="1246" w:type="dxa"/>
            <w:vAlign w:val="center"/>
          </w:tcPr>
          <w:p w14:paraId="4C837CF5" w14:textId="37B0459B" w:rsidR="00D90887" w:rsidRPr="00D92E7A" w:rsidRDefault="00D90887" w:rsidP="000A31C8">
            <w:pPr>
              <w:ind w:right="156"/>
              <w:jc w:val="right"/>
              <w:rPr>
                <w:rFonts w:ascii="Times New Roman" w:hAnsi="Times New Roman" w:cs="Times New Roman"/>
              </w:rPr>
            </w:pPr>
            <w:r>
              <w:rPr>
                <w:rFonts w:ascii="Times New Roman" w:hAnsi="Times New Roman" w:cs="Times New Roman"/>
              </w:rPr>
              <w:t>4.12</w:t>
            </w:r>
          </w:p>
        </w:tc>
        <w:tc>
          <w:tcPr>
            <w:tcW w:w="1246" w:type="dxa"/>
            <w:vAlign w:val="center"/>
          </w:tcPr>
          <w:p w14:paraId="6B5D92E0" w14:textId="2EC57A20" w:rsidR="00D90887" w:rsidRPr="00C55DFF" w:rsidRDefault="00D90887" w:rsidP="000A31C8">
            <w:pPr>
              <w:ind w:right="156"/>
              <w:jc w:val="right"/>
              <w:rPr>
                <w:rFonts w:ascii="Times New Roman" w:hAnsi="Times New Roman" w:cs="Times New Roman"/>
                <w:b/>
                <w:bCs/>
              </w:rPr>
            </w:pPr>
            <w:r w:rsidRPr="00C55DFF">
              <w:rPr>
                <w:rFonts w:ascii="Times New Roman" w:hAnsi="Times New Roman" w:cs="Times New Roman"/>
                <w:b/>
                <w:bCs/>
              </w:rPr>
              <w:t>&lt; 0.001</w:t>
            </w:r>
          </w:p>
        </w:tc>
      </w:tr>
      <w:tr w:rsidR="00D90887" w:rsidRPr="00D92E7A" w14:paraId="6D777CCA" w14:textId="77777777" w:rsidTr="00C55DFF">
        <w:trPr>
          <w:trHeight w:val="317"/>
        </w:trPr>
        <w:tc>
          <w:tcPr>
            <w:tcW w:w="2430" w:type="dxa"/>
            <w:vAlign w:val="center"/>
          </w:tcPr>
          <w:p w14:paraId="31B32716" w14:textId="77777777" w:rsidR="00D90887" w:rsidRPr="00D92E7A" w:rsidRDefault="00D90887" w:rsidP="000A31C8">
            <w:pPr>
              <w:ind w:left="521"/>
              <w:rPr>
                <w:rFonts w:ascii="Times New Roman" w:hAnsi="Times New Roman" w:cs="Times New Roman"/>
              </w:rPr>
            </w:pPr>
            <w:r w:rsidRPr="00D92E7A">
              <w:rPr>
                <w:rFonts w:ascii="Times New Roman" w:hAnsi="Times New Roman" w:cs="Times New Roman"/>
              </w:rPr>
              <w:t>Speed</w:t>
            </w:r>
          </w:p>
        </w:tc>
        <w:tc>
          <w:tcPr>
            <w:tcW w:w="1245" w:type="dxa"/>
            <w:vAlign w:val="center"/>
          </w:tcPr>
          <w:p w14:paraId="3A90484B" w14:textId="479642A1" w:rsidR="00D90887" w:rsidRPr="00D92E7A" w:rsidRDefault="00D90887" w:rsidP="000A31C8">
            <w:pPr>
              <w:ind w:right="156"/>
              <w:jc w:val="right"/>
              <w:rPr>
                <w:rFonts w:ascii="Times New Roman" w:hAnsi="Times New Roman" w:cs="Times New Roman"/>
              </w:rPr>
            </w:pPr>
            <w:r>
              <w:rPr>
                <w:rFonts w:ascii="Times New Roman" w:hAnsi="Times New Roman" w:cs="Times New Roman"/>
              </w:rPr>
              <w:t>2.28</w:t>
            </w:r>
          </w:p>
        </w:tc>
        <w:tc>
          <w:tcPr>
            <w:tcW w:w="1246" w:type="dxa"/>
            <w:vAlign w:val="center"/>
          </w:tcPr>
          <w:p w14:paraId="4C323BDD" w14:textId="29E70F76" w:rsidR="00D90887" w:rsidRPr="00D92E7A" w:rsidRDefault="00D90887" w:rsidP="000A31C8">
            <w:pPr>
              <w:ind w:right="156"/>
              <w:jc w:val="right"/>
              <w:rPr>
                <w:rFonts w:ascii="Times New Roman" w:hAnsi="Times New Roman" w:cs="Times New Roman"/>
              </w:rPr>
            </w:pPr>
            <w:r>
              <w:rPr>
                <w:rFonts w:ascii="Times New Roman" w:hAnsi="Times New Roman" w:cs="Times New Roman"/>
              </w:rPr>
              <w:t>1.54</w:t>
            </w:r>
          </w:p>
        </w:tc>
        <w:tc>
          <w:tcPr>
            <w:tcW w:w="1245" w:type="dxa"/>
            <w:vAlign w:val="center"/>
          </w:tcPr>
          <w:p w14:paraId="3E2F663A" w14:textId="675357DB" w:rsidR="00D90887" w:rsidRPr="00D92E7A" w:rsidRDefault="00D90887" w:rsidP="000A31C8">
            <w:pPr>
              <w:ind w:right="156"/>
              <w:jc w:val="right"/>
              <w:rPr>
                <w:rFonts w:ascii="Times New Roman" w:hAnsi="Times New Roman" w:cs="Times New Roman"/>
              </w:rPr>
            </w:pPr>
            <w:r>
              <w:rPr>
                <w:rFonts w:ascii="Times New Roman" w:hAnsi="Times New Roman" w:cs="Times New Roman"/>
              </w:rPr>
              <w:t>11.52</w:t>
            </w:r>
          </w:p>
        </w:tc>
        <w:tc>
          <w:tcPr>
            <w:tcW w:w="1246" w:type="dxa"/>
            <w:vAlign w:val="center"/>
          </w:tcPr>
          <w:p w14:paraId="3B7189D9" w14:textId="6A4F49CE" w:rsidR="00D90887" w:rsidRPr="00D92E7A" w:rsidRDefault="00D90887" w:rsidP="000A31C8">
            <w:pPr>
              <w:ind w:right="156"/>
              <w:jc w:val="right"/>
              <w:rPr>
                <w:rFonts w:ascii="Times New Roman" w:hAnsi="Times New Roman" w:cs="Times New Roman"/>
              </w:rPr>
            </w:pPr>
            <w:r>
              <w:rPr>
                <w:rFonts w:ascii="Times New Roman" w:hAnsi="Times New Roman" w:cs="Times New Roman"/>
              </w:rPr>
              <w:t>1.48</w:t>
            </w:r>
          </w:p>
        </w:tc>
        <w:tc>
          <w:tcPr>
            <w:tcW w:w="1246" w:type="dxa"/>
            <w:vAlign w:val="center"/>
          </w:tcPr>
          <w:p w14:paraId="0DC22E50" w14:textId="15F07EF4" w:rsidR="00D90887" w:rsidRPr="00C55DFF" w:rsidRDefault="00D90887" w:rsidP="000A31C8">
            <w:pPr>
              <w:ind w:right="156"/>
              <w:jc w:val="right"/>
              <w:rPr>
                <w:rFonts w:ascii="Times New Roman" w:hAnsi="Times New Roman" w:cs="Times New Roman"/>
                <w:bCs/>
              </w:rPr>
            </w:pPr>
            <w:r w:rsidRPr="00C55DFF">
              <w:rPr>
                <w:rFonts w:ascii="Times New Roman" w:hAnsi="Times New Roman" w:cs="Times New Roman"/>
                <w:bCs/>
              </w:rPr>
              <w:t>0.1</w:t>
            </w:r>
            <w:r w:rsidR="00411D4E">
              <w:rPr>
                <w:rFonts w:ascii="Times New Roman" w:hAnsi="Times New Roman" w:cs="Times New Roman"/>
                <w:bCs/>
              </w:rPr>
              <w:t>65</w:t>
            </w:r>
          </w:p>
        </w:tc>
      </w:tr>
      <w:tr w:rsidR="00D90887" w:rsidRPr="00D92E7A" w14:paraId="59D1147F" w14:textId="77777777" w:rsidTr="00314419">
        <w:trPr>
          <w:trHeight w:val="317"/>
        </w:trPr>
        <w:tc>
          <w:tcPr>
            <w:tcW w:w="2430" w:type="dxa"/>
            <w:tcBorders>
              <w:bottom w:val="single" w:sz="12" w:space="0" w:color="auto"/>
            </w:tcBorders>
            <w:vAlign w:val="center"/>
          </w:tcPr>
          <w:p w14:paraId="1BFB4766" w14:textId="77777777" w:rsidR="00D90887" w:rsidRPr="00D92E7A" w:rsidRDefault="00D90887" w:rsidP="000A31C8">
            <w:pPr>
              <w:ind w:left="521"/>
              <w:rPr>
                <w:rFonts w:ascii="Times New Roman" w:hAnsi="Times New Roman" w:cs="Times New Roman"/>
              </w:rPr>
            </w:pPr>
            <w:r w:rsidRPr="00D92E7A">
              <w:rPr>
                <w:rFonts w:ascii="Times New Roman" w:hAnsi="Times New Roman" w:cs="Times New Roman"/>
              </w:rPr>
              <w:t>Height × Speed</w:t>
            </w:r>
          </w:p>
        </w:tc>
        <w:tc>
          <w:tcPr>
            <w:tcW w:w="1245" w:type="dxa"/>
            <w:tcBorders>
              <w:bottom w:val="single" w:sz="12" w:space="0" w:color="auto"/>
            </w:tcBorders>
            <w:vAlign w:val="center"/>
          </w:tcPr>
          <w:p w14:paraId="69F60DCB" w14:textId="6EFDEFED" w:rsidR="00D90887" w:rsidRPr="00D92E7A" w:rsidRDefault="00D90887" w:rsidP="000A31C8">
            <w:pPr>
              <w:ind w:right="156"/>
              <w:jc w:val="right"/>
              <w:rPr>
                <w:rFonts w:ascii="Times New Roman" w:hAnsi="Times New Roman" w:cs="Times New Roman"/>
              </w:rPr>
            </w:pPr>
            <w:r>
              <w:rPr>
                <w:rFonts w:ascii="Times New Roman" w:hAnsi="Times New Roman" w:cs="Times New Roman"/>
              </w:rPr>
              <w:t>-1.03</w:t>
            </w:r>
          </w:p>
        </w:tc>
        <w:tc>
          <w:tcPr>
            <w:tcW w:w="1246" w:type="dxa"/>
            <w:tcBorders>
              <w:bottom w:val="single" w:sz="12" w:space="0" w:color="auto"/>
            </w:tcBorders>
            <w:vAlign w:val="center"/>
          </w:tcPr>
          <w:p w14:paraId="1F7C0B7A" w14:textId="58B2F661" w:rsidR="00D90887" w:rsidRPr="00D92E7A" w:rsidRDefault="00D90887" w:rsidP="000A31C8">
            <w:pPr>
              <w:ind w:right="156"/>
              <w:jc w:val="right"/>
              <w:rPr>
                <w:rFonts w:ascii="Times New Roman" w:hAnsi="Times New Roman" w:cs="Times New Roman"/>
              </w:rPr>
            </w:pPr>
            <w:r>
              <w:rPr>
                <w:rFonts w:ascii="Times New Roman" w:hAnsi="Times New Roman" w:cs="Times New Roman"/>
              </w:rPr>
              <w:t>1.08</w:t>
            </w:r>
          </w:p>
        </w:tc>
        <w:tc>
          <w:tcPr>
            <w:tcW w:w="1245" w:type="dxa"/>
            <w:tcBorders>
              <w:bottom w:val="single" w:sz="12" w:space="0" w:color="auto"/>
            </w:tcBorders>
            <w:vAlign w:val="center"/>
          </w:tcPr>
          <w:p w14:paraId="74D0FBEB" w14:textId="77777777" w:rsidR="00D90887" w:rsidRPr="00D92E7A" w:rsidRDefault="00D90887" w:rsidP="000A31C8">
            <w:pPr>
              <w:ind w:right="156"/>
              <w:jc w:val="right"/>
              <w:rPr>
                <w:rFonts w:ascii="Times New Roman" w:hAnsi="Times New Roman" w:cs="Times New Roman"/>
              </w:rPr>
            </w:pPr>
            <w:r w:rsidRPr="00D92E7A">
              <w:rPr>
                <w:rFonts w:ascii="Times New Roman" w:hAnsi="Times New Roman" w:cs="Times New Roman"/>
              </w:rPr>
              <w:t>9.34</w:t>
            </w:r>
          </w:p>
        </w:tc>
        <w:tc>
          <w:tcPr>
            <w:tcW w:w="1246" w:type="dxa"/>
            <w:tcBorders>
              <w:bottom w:val="single" w:sz="12" w:space="0" w:color="auto"/>
            </w:tcBorders>
            <w:vAlign w:val="center"/>
          </w:tcPr>
          <w:p w14:paraId="105D53D8" w14:textId="59775AD3" w:rsidR="00D90887" w:rsidRPr="00D92E7A" w:rsidRDefault="00D90887" w:rsidP="000A31C8">
            <w:pPr>
              <w:ind w:right="156"/>
              <w:jc w:val="right"/>
              <w:rPr>
                <w:rFonts w:ascii="Times New Roman" w:hAnsi="Times New Roman" w:cs="Times New Roman"/>
              </w:rPr>
            </w:pPr>
            <w:r>
              <w:rPr>
                <w:rFonts w:ascii="Times New Roman" w:hAnsi="Times New Roman" w:cs="Times New Roman"/>
              </w:rPr>
              <w:t>-0.95</w:t>
            </w:r>
          </w:p>
        </w:tc>
        <w:tc>
          <w:tcPr>
            <w:tcW w:w="1246" w:type="dxa"/>
            <w:tcBorders>
              <w:bottom w:val="single" w:sz="12" w:space="0" w:color="auto"/>
            </w:tcBorders>
            <w:vAlign w:val="center"/>
          </w:tcPr>
          <w:p w14:paraId="6766477A" w14:textId="46431535" w:rsidR="00D90887" w:rsidRPr="00C55DFF" w:rsidRDefault="00D90887" w:rsidP="000A31C8">
            <w:pPr>
              <w:ind w:right="156"/>
              <w:jc w:val="right"/>
              <w:rPr>
                <w:rFonts w:ascii="Times New Roman" w:hAnsi="Times New Roman" w:cs="Times New Roman"/>
                <w:bCs/>
              </w:rPr>
            </w:pPr>
            <w:r w:rsidRPr="00C55DFF">
              <w:rPr>
                <w:rFonts w:ascii="Times New Roman" w:hAnsi="Times New Roman" w:cs="Times New Roman"/>
                <w:bCs/>
              </w:rPr>
              <w:t>0.3</w:t>
            </w:r>
            <w:r w:rsidR="00411D4E">
              <w:rPr>
                <w:rFonts w:ascii="Times New Roman" w:hAnsi="Times New Roman" w:cs="Times New Roman"/>
                <w:bCs/>
              </w:rPr>
              <w:t>66</w:t>
            </w:r>
          </w:p>
        </w:tc>
      </w:tr>
    </w:tbl>
    <w:p w14:paraId="78D55FDA" w14:textId="16915F6F" w:rsidR="00F5539A" w:rsidRDefault="00D90887" w:rsidP="0000730C">
      <w:pPr>
        <w:rPr>
          <w:rFonts w:ascii="Times New Roman" w:hAnsi="Times New Roman" w:cs="Times New Roman"/>
        </w:rPr>
        <w:sectPr w:rsidR="00F5539A" w:rsidSect="00C55DFF">
          <w:pgSz w:w="12240" w:h="15840"/>
          <w:pgMar w:top="1440" w:right="1440" w:bottom="1440" w:left="1440" w:header="720" w:footer="720" w:gutter="0"/>
          <w:cols w:space="720"/>
          <w:docGrid w:linePitch="360"/>
        </w:sectPr>
      </w:pPr>
      <w:r w:rsidRPr="00D92E7A">
        <w:rPr>
          <w:rFonts w:ascii="Times New Roman" w:hAnsi="Times New Roman" w:cs="Times New Roman"/>
          <w:i/>
        </w:rPr>
        <w:t xml:space="preserve">Note: </w:t>
      </w:r>
      <w:r w:rsidRPr="00D92E7A">
        <w:rPr>
          <w:rFonts w:ascii="Times New Roman" w:hAnsi="Times New Roman" w:cs="Times New Roman"/>
        </w:rPr>
        <w:t>Estimates of model fit: Akaike information criterion (</w:t>
      </w:r>
      <w:r w:rsidRPr="00D92E7A">
        <w:rPr>
          <w:rFonts w:ascii="Times New Roman" w:hAnsi="Times New Roman" w:cs="Times New Roman"/>
          <w:i/>
        </w:rPr>
        <w:t>AIC</w:t>
      </w:r>
      <w:r w:rsidRPr="00D92E7A">
        <w:rPr>
          <w:rFonts w:ascii="Times New Roman" w:hAnsi="Times New Roman" w:cs="Times New Roman"/>
        </w:rPr>
        <w:t xml:space="preserve">), Bayesian </w:t>
      </w:r>
      <w:r>
        <w:rPr>
          <w:rFonts w:ascii="Times New Roman" w:hAnsi="Times New Roman" w:cs="Times New Roman"/>
        </w:rPr>
        <w:t>i</w:t>
      </w:r>
      <w:r w:rsidRPr="00D92E7A">
        <w:rPr>
          <w:rFonts w:ascii="Times New Roman" w:hAnsi="Times New Roman" w:cs="Times New Roman"/>
        </w:rPr>
        <w:t xml:space="preserve">nformation </w:t>
      </w:r>
      <w:r>
        <w:rPr>
          <w:rFonts w:ascii="Times New Roman" w:hAnsi="Times New Roman" w:cs="Times New Roman"/>
        </w:rPr>
        <w:t>c</w:t>
      </w:r>
      <w:r w:rsidRPr="00D92E7A">
        <w:rPr>
          <w:rFonts w:ascii="Times New Roman" w:hAnsi="Times New Roman" w:cs="Times New Roman"/>
        </w:rPr>
        <w:t>riterion (</w:t>
      </w:r>
      <w:r w:rsidRPr="00D92E7A">
        <w:rPr>
          <w:rFonts w:ascii="Times New Roman" w:hAnsi="Times New Roman" w:cs="Times New Roman"/>
          <w:i/>
        </w:rPr>
        <w:t>BIC</w:t>
      </w:r>
      <w:r>
        <w:rPr>
          <w:rFonts w:ascii="Times New Roman" w:hAnsi="Times New Roman" w:cs="Times New Roman"/>
        </w:rPr>
        <w:t xml:space="preserve">), </w:t>
      </w:r>
      <w:r w:rsidRPr="00D92E7A">
        <w:rPr>
          <w:rFonts w:ascii="Times New Roman" w:hAnsi="Times New Roman" w:cs="Times New Roman"/>
        </w:rPr>
        <w:t>log-likelihood (</w:t>
      </w:r>
      <w:r w:rsidRPr="00D92E7A">
        <w:rPr>
          <w:rFonts w:ascii="Times New Roman" w:hAnsi="Times New Roman" w:cs="Times New Roman"/>
          <w:i/>
        </w:rPr>
        <w:t>logLik</w:t>
      </w:r>
      <w:r>
        <w:rPr>
          <w:rFonts w:ascii="Times New Roman" w:hAnsi="Times New Roman" w:cs="Times New Roman"/>
        </w:rPr>
        <w:t xml:space="preserve">), deviance, </w:t>
      </w:r>
      <w:r w:rsidRPr="00D92E7A">
        <w:rPr>
          <w:rFonts w:ascii="Times New Roman" w:hAnsi="Times New Roman" w:cs="Times New Roman"/>
        </w:rPr>
        <w:t>residual degrees of freedom (</w:t>
      </w:r>
      <w:r w:rsidRPr="00D92E7A">
        <w:rPr>
          <w:rFonts w:ascii="Times New Roman" w:hAnsi="Times New Roman" w:cs="Times New Roman"/>
          <w:i/>
        </w:rPr>
        <w:t>df</w:t>
      </w:r>
      <w:r w:rsidRPr="00D92E7A">
        <w:rPr>
          <w:rFonts w:ascii="Times New Roman" w:hAnsi="Times New Roman" w:cs="Times New Roman"/>
          <w:i/>
          <w:vertAlign w:val="subscript"/>
        </w:rPr>
        <w:t>r</w:t>
      </w:r>
      <w:r w:rsidRPr="00D92E7A">
        <w:rPr>
          <w:rFonts w:ascii="Times New Roman" w:hAnsi="Times New Roman" w:cs="Times New Roman"/>
        </w:rPr>
        <w:t>).</w:t>
      </w:r>
      <w:r>
        <w:rPr>
          <w:rFonts w:ascii="Times New Roman" w:hAnsi="Times New Roman" w:cs="Times New Roman"/>
        </w:rPr>
        <w:t xml:space="preserve"> Model p</w:t>
      </w:r>
      <w:r w:rsidRPr="00D92E7A">
        <w:rPr>
          <w:rFonts w:ascii="Times New Roman" w:hAnsi="Times New Roman" w:cs="Times New Roman"/>
        </w:rPr>
        <w:t>arameters</w:t>
      </w:r>
      <w:r>
        <w:rPr>
          <w:rFonts w:ascii="Times New Roman" w:hAnsi="Times New Roman" w:cs="Times New Roman"/>
        </w:rPr>
        <w:t>: slope</w:t>
      </w:r>
      <w:r w:rsidRPr="00D92E7A">
        <w:rPr>
          <w:rFonts w:ascii="Times New Roman" w:hAnsi="Times New Roman" w:cs="Times New Roman"/>
        </w:rPr>
        <w:t xml:space="preserve"> (</w:t>
      </w:r>
      <w:r w:rsidRPr="00D92E7A">
        <w:rPr>
          <w:rFonts w:ascii="Symbol" w:hAnsi="Symbol" w:cs="Times New Roman"/>
          <w:i/>
        </w:rPr>
        <w:t></w:t>
      </w:r>
      <w:r w:rsidRPr="00D92E7A">
        <w:rPr>
          <w:rFonts w:ascii="Times New Roman" w:hAnsi="Times New Roman" w:cs="Times New Roman"/>
        </w:rPr>
        <w:t>), standard error (</w:t>
      </w:r>
      <w:r w:rsidRPr="00D92E7A">
        <w:rPr>
          <w:rFonts w:ascii="Times New Roman" w:hAnsi="Times New Roman" w:cs="Times New Roman"/>
          <w:i/>
        </w:rPr>
        <w:t>SE</w:t>
      </w:r>
      <w:r w:rsidRPr="00D92E7A">
        <w:rPr>
          <w:rFonts w:ascii="Times New Roman" w:hAnsi="Times New Roman" w:cs="Times New Roman"/>
        </w:rPr>
        <w:t>), degrees of freedom (</w:t>
      </w:r>
      <w:r w:rsidRPr="00D92E7A">
        <w:rPr>
          <w:rFonts w:ascii="Times New Roman" w:hAnsi="Times New Roman" w:cs="Times New Roman"/>
          <w:i/>
        </w:rPr>
        <w:t>df</w:t>
      </w:r>
      <w:r w:rsidRPr="00D92E7A">
        <w:rPr>
          <w:rFonts w:ascii="Times New Roman" w:hAnsi="Times New Roman" w:cs="Times New Roman"/>
        </w:rPr>
        <w:t>), t-value (</w:t>
      </w:r>
      <w:r w:rsidRPr="00D92E7A">
        <w:rPr>
          <w:rFonts w:ascii="Times New Roman" w:hAnsi="Times New Roman" w:cs="Times New Roman"/>
          <w:i/>
        </w:rPr>
        <w:t>t</w:t>
      </w:r>
      <w:r>
        <w:rPr>
          <w:rFonts w:ascii="Times New Roman" w:hAnsi="Times New Roman" w:cs="Times New Roman"/>
        </w:rPr>
        <w:t xml:space="preserve">), </w:t>
      </w:r>
      <w:r w:rsidRPr="00D92E7A">
        <w:rPr>
          <w:rFonts w:ascii="Times New Roman" w:hAnsi="Times New Roman" w:cs="Times New Roman"/>
        </w:rPr>
        <w:t>p-value (</w:t>
      </w:r>
      <w:r w:rsidRPr="00D92E7A">
        <w:rPr>
          <w:rFonts w:ascii="Times New Roman" w:hAnsi="Times New Roman" w:cs="Times New Roman"/>
          <w:i/>
        </w:rPr>
        <w:t>p</w:t>
      </w:r>
      <w:r w:rsidRPr="00D92E7A">
        <w:rPr>
          <w:rFonts w:ascii="Times New Roman" w:hAnsi="Times New Roman" w:cs="Times New Roman"/>
        </w:rPr>
        <w:t>).</w:t>
      </w:r>
      <w:r w:rsidR="007B048B">
        <w:rPr>
          <w:rFonts w:ascii="Times New Roman" w:hAnsi="Times New Roman" w:cs="Times New Roman"/>
        </w:rPr>
        <w:t xml:space="preserve"> Note that all models included random-effects of Subject, Height:Subject, and Speed:Subject, to account for the within-subject nature of the manipulations</w:t>
      </w:r>
      <w:r w:rsidR="00802100">
        <w:rPr>
          <w:rFonts w:ascii="Times New Roman" w:hAnsi="Times New Roman" w:cs="Times New Roman"/>
        </w:rPr>
        <w:t>,</w:t>
      </w:r>
      <w:r w:rsidR="007B048B">
        <w:rPr>
          <w:rFonts w:ascii="Times New Roman" w:hAnsi="Times New Roman" w:cs="Times New Roman"/>
        </w:rPr>
        <w:t xml:space="preserve"> but these statistics are omitted for brevity. </w:t>
      </w:r>
    </w:p>
    <w:p w14:paraId="116D742A" w14:textId="4C319312" w:rsidR="00236005" w:rsidDel="00C96689" w:rsidRDefault="00236005" w:rsidP="00C55DFF">
      <w:pPr>
        <w:ind w:right="3510"/>
        <w:rPr>
          <w:del w:id="375" w:author="Tiphanie Raffegeau" w:date="2019-09-11T14:26:00Z"/>
          <w:rFonts w:ascii="Times New Roman" w:hAnsi="Times New Roman" w:cs="Times New Roman"/>
        </w:rPr>
      </w:pPr>
      <w:del w:id="376" w:author="Tiphanie Raffegeau" w:date="2019-09-11T14:26:00Z">
        <w:r w:rsidRPr="000B680D" w:rsidDel="00C96689">
          <w:rPr>
            <w:rFonts w:ascii="Times New Roman" w:hAnsi="Times New Roman" w:cs="Times New Roman"/>
          </w:rPr>
          <w:lastRenderedPageBreak/>
          <w:delText xml:space="preserve">Table </w:delText>
        </w:r>
        <w:r w:rsidR="00802100" w:rsidDel="00C96689">
          <w:rPr>
            <w:rFonts w:ascii="Times New Roman" w:hAnsi="Times New Roman" w:cs="Times New Roman"/>
          </w:rPr>
          <w:delText>3</w:delText>
        </w:r>
        <w:r w:rsidRPr="000B680D" w:rsidDel="00C96689">
          <w:rPr>
            <w:rFonts w:ascii="Times New Roman" w:hAnsi="Times New Roman" w:cs="Times New Roman"/>
          </w:rPr>
          <w:delText xml:space="preserve">. </w:delText>
        </w:r>
        <w:r w:rsidRPr="000B680D" w:rsidDel="00C96689">
          <w:rPr>
            <w:rFonts w:ascii="Times New Roman" w:hAnsi="Times New Roman" w:cs="Times New Roman"/>
            <w:lang w:val="en-GB"/>
          </w:rPr>
          <w:delText>Spearman’s (</w:delText>
        </w:r>
        <w:r w:rsidRPr="000B680D" w:rsidDel="00C96689">
          <w:rPr>
            <w:rFonts w:ascii="Symbol" w:hAnsi="Symbol" w:cs="Times New Roman"/>
            <w:i/>
            <w:lang w:val="en-GB"/>
          </w:rPr>
          <w:delText></w:delText>
        </w:r>
        <w:r w:rsidRPr="000B680D" w:rsidDel="00C96689">
          <w:rPr>
            <w:rFonts w:ascii="Times New Roman" w:hAnsi="Times New Roman" w:cs="Times New Roman"/>
            <w:lang w:val="en-GB"/>
          </w:rPr>
          <w:delText>)</w:delText>
        </w:r>
        <w:r w:rsidRPr="000B680D" w:rsidDel="00C96689">
          <w:rPr>
            <w:rFonts w:ascii="Symbol" w:hAnsi="Symbol" w:cs="Times New Roman"/>
          </w:rPr>
          <w:delText></w:delText>
        </w:r>
        <w:r w:rsidRPr="000B680D" w:rsidDel="00C96689">
          <w:rPr>
            <w:rFonts w:ascii="Times New Roman" w:hAnsi="Times New Roman" w:cs="Times New Roman"/>
          </w:rPr>
          <w:delText>rank coefficients for</w:delText>
        </w:r>
        <w:r w:rsidR="00802100" w:rsidDel="00C96689">
          <w:rPr>
            <w:rFonts w:ascii="Times New Roman" w:hAnsi="Times New Roman" w:cs="Times New Roman"/>
          </w:rPr>
          <w:delText xml:space="preserve"> the correlation with </w:delText>
        </w:r>
        <w:r w:rsidRPr="000B680D" w:rsidDel="00C96689">
          <w:rPr>
            <w:rFonts w:ascii="Times New Roman" w:hAnsi="Times New Roman" w:cs="Times New Roman"/>
          </w:rPr>
          <w:delText xml:space="preserve">change </w:delText>
        </w:r>
        <w:r w:rsidR="00802100" w:rsidDel="00C96689">
          <w:rPr>
            <w:rFonts w:ascii="Times New Roman" w:hAnsi="Times New Roman" w:cs="Times New Roman"/>
          </w:rPr>
          <w:delText xml:space="preserve">in peak lumbar velocity </w:delText>
        </w:r>
        <w:r w:rsidRPr="000B680D" w:rsidDel="00C96689">
          <w:rPr>
            <w:rFonts w:ascii="Times New Roman" w:hAnsi="Times New Roman" w:cs="Times New Roman"/>
          </w:rPr>
          <w:delText xml:space="preserve">(high elevation </w:delText>
        </w:r>
        <w:r w:rsidR="00CD0F37" w:rsidDel="00C96689">
          <w:rPr>
            <w:rFonts w:ascii="Times New Roman" w:hAnsi="Times New Roman" w:cs="Times New Roman"/>
          </w:rPr>
          <w:delText>−</w:delText>
        </w:r>
        <w:r w:rsidRPr="000B680D" w:rsidDel="00C96689">
          <w:rPr>
            <w:rFonts w:ascii="Times New Roman" w:hAnsi="Times New Roman" w:cs="Times New Roman"/>
          </w:rPr>
          <w:delText xml:space="preserve"> low elevation) during self-selected and fast speed turning trials.</w:delText>
        </w:r>
      </w:del>
    </w:p>
    <w:tbl>
      <w:tblPr>
        <w:tblW w:w="0" w:type="auto"/>
        <w:tblLayout w:type="fixed"/>
        <w:tblCellMar>
          <w:left w:w="0" w:type="dxa"/>
          <w:right w:w="0" w:type="dxa"/>
        </w:tblCellMar>
        <w:tblLook w:val="04A0" w:firstRow="1" w:lastRow="0" w:firstColumn="1" w:lastColumn="0" w:noHBand="0" w:noVBand="1"/>
      </w:tblPr>
      <w:tblGrid>
        <w:gridCol w:w="2340"/>
        <w:gridCol w:w="1980"/>
        <w:gridCol w:w="1247"/>
      </w:tblGrid>
      <w:tr w:rsidR="00802100" w:rsidRPr="00C8340B" w:rsidDel="00C96689" w14:paraId="34221617" w14:textId="0901D4CB" w:rsidTr="00C55DFF">
        <w:trPr>
          <w:trHeight w:val="351"/>
          <w:del w:id="377" w:author="Tiphanie Raffegeau" w:date="2019-09-11T14:26:00Z"/>
        </w:trPr>
        <w:tc>
          <w:tcPr>
            <w:tcW w:w="2340" w:type="dxa"/>
            <w:tcBorders>
              <w:top w:val="single" w:sz="12" w:space="0" w:color="auto"/>
              <w:left w:val="nil"/>
              <w:right w:val="nil"/>
            </w:tcBorders>
            <w:vAlign w:val="bottom"/>
          </w:tcPr>
          <w:p w14:paraId="24AEC613" w14:textId="52CFB311" w:rsidR="00802100" w:rsidRPr="000B680D" w:rsidDel="00C96689" w:rsidRDefault="00802100" w:rsidP="00C55DFF">
            <w:pPr>
              <w:widowControl w:val="0"/>
              <w:rPr>
                <w:del w:id="378" w:author="Tiphanie Raffegeau" w:date="2019-09-11T14:26:00Z"/>
                <w:rFonts w:ascii="Times New Roman" w:hAnsi="Times New Roman" w:cs="Times New Roman"/>
              </w:rPr>
            </w:pPr>
            <w:del w:id="379" w:author="Tiphanie Raffegeau" w:date="2019-09-11T14:26:00Z">
              <w:r w:rsidRPr="000B680D" w:rsidDel="00C96689">
                <w:rPr>
                  <w:rFonts w:ascii="Times New Roman" w:hAnsi="Times New Roman" w:cs="Times New Roman"/>
                </w:rPr>
                <w:delText xml:space="preserve">Self-selected </w:delText>
              </w:r>
              <w:r w:rsidDel="00C96689">
                <w:rPr>
                  <w:rFonts w:ascii="Times New Roman" w:hAnsi="Times New Roman" w:cs="Times New Roman"/>
                </w:rPr>
                <w:delText>trials</w:delText>
              </w:r>
            </w:del>
          </w:p>
        </w:tc>
        <w:tc>
          <w:tcPr>
            <w:tcW w:w="1980" w:type="dxa"/>
            <w:tcBorders>
              <w:top w:val="single" w:sz="12" w:space="0" w:color="auto"/>
              <w:left w:val="nil"/>
              <w:right w:val="nil"/>
            </w:tcBorders>
            <w:vAlign w:val="bottom"/>
          </w:tcPr>
          <w:p w14:paraId="5FF193C7" w14:textId="0F3E3620" w:rsidR="00802100" w:rsidRPr="000B680D" w:rsidDel="00C96689" w:rsidRDefault="00802100" w:rsidP="00C55DFF">
            <w:pPr>
              <w:widowControl w:val="0"/>
              <w:rPr>
                <w:del w:id="380" w:author="Tiphanie Raffegeau" w:date="2019-09-11T14:26:00Z"/>
                <w:rFonts w:ascii="Times New Roman" w:hAnsi="Times New Roman" w:cs="Times New Roman"/>
              </w:rPr>
            </w:pPr>
            <w:del w:id="381" w:author="Tiphanie Raffegeau" w:date="2019-09-11T14:26:00Z">
              <w:r w:rsidRPr="00C55DFF" w:rsidDel="00C96689">
                <w:rPr>
                  <w:rFonts w:ascii="Times New Roman" w:hAnsi="Times New Roman" w:cs="Times New Roman"/>
                  <w:i/>
                  <w:iCs/>
                </w:rPr>
                <w:delText>ρ</w:delText>
              </w:r>
              <w:r w:rsidDel="00C96689">
                <w:rPr>
                  <w:rFonts w:ascii="Times New Roman" w:hAnsi="Times New Roman" w:cs="Times New Roman"/>
                </w:rPr>
                <w:delText>, with Δ velocity</w:delText>
              </w:r>
            </w:del>
          </w:p>
        </w:tc>
        <w:tc>
          <w:tcPr>
            <w:tcW w:w="1247" w:type="dxa"/>
            <w:tcBorders>
              <w:top w:val="single" w:sz="12" w:space="0" w:color="auto"/>
              <w:left w:val="nil"/>
              <w:right w:val="nil"/>
            </w:tcBorders>
            <w:vAlign w:val="bottom"/>
          </w:tcPr>
          <w:p w14:paraId="144313D8" w14:textId="39583BFB" w:rsidR="00802100" w:rsidRPr="00C55DFF" w:rsidDel="00C96689" w:rsidRDefault="00802100" w:rsidP="00C55DFF">
            <w:pPr>
              <w:widowControl w:val="0"/>
              <w:rPr>
                <w:del w:id="382" w:author="Tiphanie Raffegeau" w:date="2019-09-11T14:26:00Z"/>
                <w:rFonts w:ascii="Times New Roman" w:hAnsi="Times New Roman" w:cs="Times New Roman"/>
              </w:rPr>
            </w:pPr>
            <w:del w:id="383" w:author="Tiphanie Raffegeau" w:date="2019-09-11T14:26:00Z">
              <w:r w:rsidRPr="00C55DFF" w:rsidDel="00C96689">
                <w:rPr>
                  <w:rFonts w:ascii="Times New Roman" w:hAnsi="Times New Roman" w:cs="Times New Roman"/>
                  <w:i/>
                </w:rPr>
                <w:delText>p</w:delText>
              </w:r>
              <w:r w:rsidRPr="00C55DFF" w:rsidDel="00C96689">
                <w:rPr>
                  <w:rFonts w:ascii="Times New Roman" w:hAnsi="Times New Roman" w:cs="Times New Roman"/>
                </w:rPr>
                <w:delText>-value</w:delText>
              </w:r>
            </w:del>
          </w:p>
        </w:tc>
      </w:tr>
      <w:tr w:rsidR="00802100" w:rsidRPr="00C8340B" w:rsidDel="00C96689" w14:paraId="205DEBC3" w14:textId="544EC676" w:rsidTr="00C55DFF">
        <w:trPr>
          <w:trHeight w:val="351"/>
          <w:del w:id="384" w:author="Tiphanie Raffegeau" w:date="2019-09-11T14:26:00Z"/>
        </w:trPr>
        <w:tc>
          <w:tcPr>
            <w:tcW w:w="2340" w:type="dxa"/>
            <w:tcBorders>
              <w:top w:val="single" w:sz="12" w:space="0" w:color="auto"/>
              <w:left w:val="nil"/>
              <w:bottom w:val="nil"/>
              <w:right w:val="nil"/>
            </w:tcBorders>
            <w:vAlign w:val="bottom"/>
          </w:tcPr>
          <w:p w14:paraId="439AB7A2" w14:textId="674D5B14" w:rsidR="00802100" w:rsidRPr="000B680D" w:rsidDel="00C96689" w:rsidRDefault="00802100" w:rsidP="00C55DFF">
            <w:pPr>
              <w:widowControl w:val="0"/>
              <w:rPr>
                <w:del w:id="385" w:author="Tiphanie Raffegeau" w:date="2019-09-11T14:26:00Z"/>
                <w:rFonts w:ascii="Times New Roman" w:hAnsi="Times New Roman" w:cs="Times New Roman"/>
              </w:rPr>
            </w:pPr>
            <w:del w:id="386" w:author="Tiphanie Raffegeau" w:date="2019-09-11T14:26:00Z">
              <w:r w:rsidDel="00C96689">
                <w:rPr>
                  <w:rFonts w:ascii="Times New Roman" w:hAnsi="Times New Roman" w:cs="Times New Roman"/>
                </w:rPr>
                <w:delText>Δ</w:delText>
              </w:r>
              <w:r w:rsidRPr="000B680D" w:rsidDel="00C96689">
                <w:rPr>
                  <w:rFonts w:ascii="Times New Roman" w:hAnsi="Times New Roman" w:cs="Times New Roman"/>
                </w:rPr>
                <w:delText xml:space="preserve"> Cognitive Anxiety</w:delText>
              </w:r>
            </w:del>
          </w:p>
        </w:tc>
        <w:tc>
          <w:tcPr>
            <w:tcW w:w="1980" w:type="dxa"/>
            <w:tcBorders>
              <w:top w:val="single" w:sz="12" w:space="0" w:color="auto"/>
              <w:left w:val="nil"/>
              <w:bottom w:val="nil"/>
              <w:right w:val="nil"/>
            </w:tcBorders>
            <w:vAlign w:val="bottom"/>
          </w:tcPr>
          <w:p w14:paraId="21838A29" w14:textId="0E35974F" w:rsidR="00802100" w:rsidRPr="000B680D" w:rsidDel="00C96689" w:rsidRDefault="00802100" w:rsidP="00C55DFF">
            <w:pPr>
              <w:widowControl w:val="0"/>
              <w:ind w:right="810"/>
              <w:jc w:val="right"/>
              <w:rPr>
                <w:del w:id="387" w:author="Tiphanie Raffegeau" w:date="2019-09-11T14:26:00Z"/>
                <w:rFonts w:ascii="Times New Roman" w:hAnsi="Times New Roman" w:cs="Times New Roman"/>
                <w:vertAlign w:val="superscript"/>
                <w:lang w:val="en-GB"/>
              </w:rPr>
            </w:pPr>
            <w:del w:id="388" w:author="Tiphanie Raffegeau" w:date="2019-09-11T14:26:00Z">
              <w:r w:rsidRPr="000B680D" w:rsidDel="00C96689">
                <w:rPr>
                  <w:rFonts w:ascii="Times New Roman" w:hAnsi="Times New Roman" w:cs="Times New Roman"/>
                  <w:lang w:val="en-GB"/>
                </w:rPr>
                <w:delText>-</w:delText>
              </w:r>
              <w:r w:rsidR="00CD0F37" w:rsidDel="00C96689">
                <w:rPr>
                  <w:rFonts w:ascii="Times New Roman" w:hAnsi="Times New Roman" w:cs="Times New Roman"/>
                  <w:lang w:val="en-GB"/>
                </w:rPr>
                <w:delText>0</w:delText>
              </w:r>
              <w:r w:rsidRPr="000B680D" w:rsidDel="00C96689">
                <w:rPr>
                  <w:rFonts w:ascii="Times New Roman" w:hAnsi="Times New Roman" w:cs="Times New Roman"/>
                  <w:lang w:val="en-GB"/>
                </w:rPr>
                <w:delText>.</w:delText>
              </w:r>
              <w:r w:rsidR="00CD0F37" w:rsidDel="00C96689">
                <w:rPr>
                  <w:rFonts w:ascii="Times New Roman" w:hAnsi="Times New Roman" w:cs="Times New Roman"/>
                  <w:lang w:val="en-GB"/>
                </w:rPr>
                <w:delText>168</w:delText>
              </w:r>
            </w:del>
          </w:p>
        </w:tc>
        <w:tc>
          <w:tcPr>
            <w:tcW w:w="1247" w:type="dxa"/>
            <w:tcBorders>
              <w:top w:val="single" w:sz="12" w:space="0" w:color="auto"/>
              <w:left w:val="nil"/>
              <w:bottom w:val="nil"/>
              <w:right w:val="nil"/>
            </w:tcBorders>
            <w:vAlign w:val="bottom"/>
          </w:tcPr>
          <w:p w14:paraId="1188AE24" w14:textId="7AA62E65" w:rsidR="00802100" w:rsidRPr="000B680D" w:rsidDel="00C96689" w:rsidRDefault="00CD0F37" w:rsidP="00C55DFF">
            <w:pPr>
              <w:widowControl w:val="0"/>
              <w:rPr>
                <w:del w:id="389" w:author="Tiphanie Raffegeau" w:date="2019-09-11T14:26:00Z"/>
                <w:rFonts w:ascii="Times New Roman" w:hAnsi="Times New Roman" w:cs="Times New Roman"/>
                <w:lang w:val="en-GB"/>
              </w:rPr>
            </w:pPr>
            <w:del w:id="390" w:author="Tiphanie Raffegeau" w:date="2019-09-11T14:26:00Z">
              <w:r w:rsidDel="00C96689">
                <w:rPr>
                  <w:rFonts w:ascii="Times New Roman" w:hAnsi="Times New Roman" w:cs="Times New Roman"/>
                  <w:lang w:val="en-GB"/>
                </w:rPr>
                <w:delText>0.642</w:delText>
              </w:r>
            </w:del>
          </w:p>
        </w:tc>
      </w:tr>
      <w:tr w:rsidR="00802100" w:rsidRPr="00C8340B" w:rsidDel="00C96689" w14:paraId="63AE6F15" w14:textId="3C57E4CD" w:rsidTr="00C55DFF">
        <w:trPr>
          <w:trHeight w:val="351"/>
          <w:del w:id="391" w:author="Tiphanie Raffegeau" w:date="2019-09-11T14:26:00Z"/>
        </w:trPr>
        <w:tc>
          <w:tcPr>
            <w:tcW w:w="2340" w:type="dxa"/>
            <w:tcBorders>
              <w:top w:val="nil"/>
              <w:left w:val="nil"/>
              <w:bottom w:val="nil"/>
              <w:right w:val="nil"/>
            </w:tcBorders>
            <w:vAlign w:val="bottom"/>
          </w:tcPr>
          <w:p w14:paraId="4E2A6863" w14:textId="59D4E015" w:rsidR="00802100" w:rsidRPr="000B680D" w:rsidDel="00C96689" w:rsidRDefault="00802100" w:rsidP="00C55DFF">
            <w:pPr>
              <w:widowControl w:val="0"/>
              <w:rPr>
                <w:del w:id="392" w:author="Tiphanie Raffegeau" w:date="2019-09-11T14:26:00Z"/>
                <w:rFonts w:ascii="Times New Roman" w:hAnsi="Times New Roman" w:cs="Times New Roman"/>
                <w:lang w:val="en-GB"/>
              </w:rPr>
            </w:pPr>
            <w:del w:id="393" w:author="Tiphanie Raffegeau" w:date="2019-09-11T14:26:00Z">
              <w:r w:rsidDel="00C96689">
                <w:rPr>
                  <w:rFonts w:ascii="Times New Roman" w:hAnsi="Times New Roman" w:cs="Times New Roman"/>
                </w:rPr>
                <w:delText>Δ</w:delText>
              </w:r>
              <w:r w:rsidRPr="000B680D" w:rsidDel="00C96689">
                <w:rPr>
                  <w:rFonts w:ascii="Times New Roman" w:hAnsi="Times New Roman" w:cs="Times New Roman"/>
                </w:rPr>
                <w:delText xml:space="preserve"> Somatic Anxiety</w:delText>
              </w:r>
            </w:del>
          </w:p>
        </w:tc>
        <w:tc>
          <w:tcPr>
            <w:tcW w:w="1980" w:type="dxa"/>
            <w:tcBorders>
              <w:top w:val="nil"/>
              <w:left w:val="nil"/>
              <w:bottom w:val="nil"/>
              <w:right w:val="nil"/>
            </w:tcBorders>
            <w:vAlign w:val="bottom"/>
          </w:tcPr>
          <w:p w14:paraId="4BF381EB" w14:textId="12DB3844" w:rsidR="00802100" w:rsidRPr="000B680D" w:rsidDel="00C96689" w:rsidRDefault="00CD0F37" w:rsidP="00C55DFF">
            <w:pPr>
              <w:widowControl w:val="0"/>
              <w:ind w:right="810"/>
              <w:jc w:val="right"/>
              <w:rPr>
                <w:del w:id="394" w:author="Tiphanie Raffegeau" w:date="2019-09-11T14:26:00Z"/>
                <w:rFonts w:ascii="Times New Roman" w:hAnsi="Times New Roman" w:cs="Times New Roman"/>
                <w:vertAlign w:val="superscript"/>
                <w:lang w:val="en-GB"/>
              </w:rPr>
            </w:pPr>
            <w:del w:id="395" w:author="Tiphanie Raffegeau" w:date="2019-09-11T14:26:00Z">
              <w:r w:rsidDel="00C96689">
                <w:rPr>
                  <w:rFonts w:ascii="Times New Roman" w:hAnsi="Times New Roman" w:cs="Times New Roman"/>
                  <w:lang w:val="en-GB"/>
                </w:rPr>
                <w:delText>-0.079</w:delText>
              </w:r>
            </w:del>
          </w:p>
        </w:tc>
        <w:tc>
          <w:tcPr>
            <w:tcW w:w="1247" w:type="dxa"/>
            <w:tcBorders>
              <w:top w:val="nil"/>
              <w:left w:val="nil"/>
              <w:bottom w:val="nil"/>
              <w:right w:val="nil"/>
            </w:tcBorders>
            <w:vAlign w:val="bottom"/>
          </w:tcPr>
          <w:p w14:paraId="229AA643" w14:textId="47239D57" w:rsidR="00802100" w:rsidRPr="000B680D" w:rsidDel="00C96689" w:rsidRDefault="00CD0F37" w:rsidP="00C55DFF">
            <w:pPr>
              <w:widowControl w:val="0"/>
              <w:rPr>
                <w:del w:id="396" w:author="Tiphanie Raffegeau" w:date="2019-09-11T14:26:00Z"/>
                <w:rFonts w:ascii="Times New Roman" w:hAnsi="Times New Roman" w:cs="Times New Roman"/>
                <w:lang w:val="en-GB"/>
              </w:rPr>
            </w:pPr>
            <w:del w:id="397" w:author="Tiphanie Raffegeau" w:date="2019-09-11T14:26:00Z">
              <w:r w:rsidDel="00C96689">
                <w:rPr>
                  <w:rFonts w:ascii="Times New Roman" w:hAnsi="Times New Roman" w:cs="Times New Roman"/>
                  <w:lang w:val="en-GB"/>
                </w:rPr>
                <w:delText>0.827</w:delText>
              </w:r>
            </w:del>
          </w:p>
        </w:tc>
      </w:tr>
      <w:tr w:rsidR="00802100" w:rsidRPr="00C8340B" w:rsidDel="00C96689" w14:paraId="0A0A934A" w14:textId="555E1BF8" w:rsidTr="00C55DFF">
        <w:trPr>
          <w:trHeight w:val="351"/>
          <w:del w:id="398" w:author="Tiphanie Raffegeau" w:date="2019-09-11T14:26:00Z"/>
        </w:trPr>
        <w:tc>
          <w:tcPr>
            <w:tcW w:w="2340" w:type="dxa"/>
            <w:tcBorders>
              <w:top w:val="nil"/>
              <w:left w:val="nil"/>
              <w:bottom w:val="nil"/>
              <w:right w:val="nil"/>
            </w:tcBorders>
            <w:vAlign w:val="bottom"/>
          </w:tcPr>
          <w:p w14:paraId="35E87037" w14:textId="17686622" w:rsidR="00802100" w:rsidRPr="000B680D" w:rsidDel="00C96689" w:rsidRDefault="00802100" w:rsidP="00C55DFF">
            <w:pPr>
              <w:widowControl w:val="0"/>
              <w:rPr>
                <w:del w:id="399" w:author="Tiphanie Raffegeau" w:date="2019-09-11T14:26:00Z"/>
                <w:rFonts w:ascii="Times New Roman" w:hAnsi="Times New Roman" w:cs="Times New Roman"/>
                <w:lang w:val="en-GB"/>
              </w:rPr>
            </w:pPr>
            <w:del w:id="400" w:author="Tiphanie Raffegeau" w:date="2019-09-11T14:26:00Z">
              <w:r w:rsidDel="00C96689">
                <w:rPr>
                  <w:rFonts w:ascii="Times New Roman" w:hAnsi="Times New Roman" w:cs="Times New Roman"/>
                </w:rPr>
                <w:delText>Δ</w:delText>
              </w:r>
              <w:r w:rsidRPr="000B680D" w:rsidDel="00C96689">
                <w:rPr>
                  <w:rFonts w:ascii="Times New Roman" w:hAnsi="Times New Roman" w:cs="Times New Roman"/>
                </w:rPr>
                <w:delText xml:space="preserve"> Confidence</w:delText>
              </w:r>
            </w:del>
          </w:p>
        </w:tc>
        <w:tc>
          <w:tcPr>
            <w:tcW w:w="1980" w:type="dxa"/>
            <w:tcBorders>
              <w:top w:val="nil"/>
              <w:left w:val="nil"/>
              <w:bottom w:val="nil"/>
              <w:right w:val="nil"/>
            </w:tcBorders>
            <w:vAlign w:val="bottom"/>
          </w:tcPr>
          <w:p w14:paraId="3125C3ED" w14:textId="01DEDA9B" w:rsidR="00802100" w:rsidRPr="000B680D" w:rsidDel="00C96689" w:rsidRDefault="00F0033C" w:rsidP="00C55DFF">
            <w:pPr>
              <w:widowControl w:val="0"/>
              <w:ind w:right="810"/>
              <w:jc w:val="right"/>
              <w:rPr>
                <w:del w:id="401" w:author="Tiphanie Raffegeau" w:date="2019-09-11T14:26:00Z"/>
                <w:rFonts w:ascii="Times New Roman" w:hAnsi="Times New Roman" w:cs="Times New Roman"/>
                <w:vertAlign w:val="superscript"/>
                <w:lang w:val="en-GB"/>
              </w:rPr>
            </w:pPr>
            <w:del w:id="402" w:author="Tiphanie Raffegeau" w:date="2019-09-11T14:26:00Z">
              <w:r w:rsidDel="00C96689">
                <w:rPr>
                  <w:rFonts w:ascii="Times New Roman" w:hAnsi="Times New Roman" w:cs="Times New Roman"/>
                  <w:lang w:val="en-GB"/>
                </w:rPr>
                <w:delText>0</w:delText>
              </w:r>
              <w:r w:rsidR="00802100" w:rsidRPr="000B680D" w:rsidDel="00C96689">
                <w:rPr>
                  <w:rFonts w:ascii="Times New Roman" w:hAnsi="Times New Roman" w:cs="Times New Roman"/>
                  <w:lang w:val="en-GB"/>
                </w:rPr>
                <w:delText>.006</w:delText>
              </w:r>
            </w:del>
          </w:p>
        </w:tc>
        <w:tc>
          <w:tcPr>
            <w:tcW w:w="1247" w:type="dxa"/>
            <w:tcBorders>
              <w:top w:val="nil"/>
              <w:left w:val="nil"/>
              <w:bottom w:val="nil"/>
              <w:right w:val="nil"/>
            </w:tcBorders>
            <w:vAlign w:val="bottom"/>
          </w:tcPr>
          <w:p w14:paraId="09D804A7" w14:textId="7042FFD9" w:rsidR="00802100" w:rsidRPr="000B680D" w:rsidDel="00C96689" w:rsidRDefault="00A34A3A" w:rsidP="00C55DFF">
            <w:pPr>
              <w:widowControl w:val="0"/>
              <w:rPr>
                <w:del w:id="403" w:author="Tiphanie Raffegeau" w:date="2019-09-11T14:26:00Z"/>
                <w:rFonts w:ascii="Times New Roman" w:hAnsi="Times New Roman" w:cs="Times New Roman"/>
                <w:lang w:val="en-GB"/>
              </w:rPr>
            </w:pPr>
            <w:del w:id="404" w:author="Tiphanie Raffegeau" w:date="2019-09-11T14:26:00Z">
              <w:r w:rsidDel="00C96689">
                <w:rPr>
                  <w:rFonts w:ascii="Times New Roman" w:hAnsi="Times New Roman" w:cs="Times New Roman"/>
                  <w:lang w:val="en-GB"/>
                </w:rPr>
                <w:delText>0.987</w:delText>
              </w:r>
            </w:del>
          </w:p>
        </w:tc>
      </w:tr>
      <w:tr w:rsidR="00802100" w:rsidRPr="00C8340B" w:rsidDel="00C96689" w14:paraId="2CD6FE1F" w14:textId="2BCABC54" w:rsidTr="00C55DFF">
        <w:trPr>
          <w:trHeight w:val="351"/>
          <w:del w:id="405" w:author="Tiphanie Raffegeau" w:date="2019-09-11T14:26:00Z"/>
        </w:trPr>
        <w:tc>
          <w:tcPr>
            <w:tcW w:w="2340" w:type="dxa"/>
            <w:tcBorders>
              <w:top w:val="nil"/>
              <w:left w:val="nil"/>
              <w:bottom w:val="single" w:sz="12" w:space="0" w:color="auto"/>
              <w:right w:val="nil"/>
            </w:tcBorders>
            <w:vAlign w:val="bottom"/>
          </w:tcPr>
          <w:p w14:paraId="52C123B9" w14:textId="6D5FCB0A" w:rsidR="00802100" w:rsidRPr="000B680D" w:rsidDel="00C96689" w:rsidRDefault="00802100" w:rsidP="00C55DFF">
            <w:pPr>
              <w:widowControl w:val="0"/>
              <w:rPr>
                <w:del w:id="406" w:author="Tiphanie Raffegeau" w:date="2019-09-11T14:26:00Z"/>
                <w:rFonts w:ascii="Times New Roman" w:hAnsi="Times New Roman" w:cs="Times New Roman"/>
                <w:lang w:val="en-GB"/>
              </w:rPr>
            </w:pPr>
            <w:del w:id="407" w:author="Tiphanie Raffegeau" w:date="2019-09-11T14:26:00Z">
              <w:r w:rsidDel="00C96689">
                <w:rPr>
                  <w:rFonts w:ascii="Times New Roman" w:hAnsi="Times New Roman" w:cs="Times New Roman"/>
                </w:rPr>
                <w:delText>Δ</w:delText>
              </w:r>
              <w:r w:rsidRPr="000B680D" w:rsidDel="00C96689">
                <w:rPr>
                  <w:rFonts w:ascii="Times New Roman" w:hAnsi="Times New Roman" w:cs="Times New Roman"/>
                </w:rPr>
                <w:delText xml:space="preserve"> Mental Effort</w:delText>
              </w:r>
            </w:del>
          </w:p>
        </w:tc>
        <w:tc>
          <w:tcPr>
            <w:tcW w:w="1980" w:type="dxa"/>
            <w:tcBorders>
              <w:top w:val="nil"/>
              <w:left w:val="nil"/>
              <w:bottom w:val="single" w:sz="12" w:space="0" w:color="auto"/>
              <w:right w:val="nil"/>
            </w:tcBorders>
            <w:vAlign w:val="bottom"/>
          </w:tcPr>
          <w:p w14:paraId="56843FA1" w14:textId="23F8EE26" w:rsidR="00802100" w:rsidRPr="000B680D" w:rsidDel="00C96689" w:rsidRDefault="00CD0F37" w:rsidP="00C55DFF">
            <w:pPr>
              <w:widowControl w:val="0"/>
              <w:ind w:right="810"/>
              <w:jc w:val="right"/>
              <w:rPr>
                <w:del w:id="408" w:author="Tiphanie Raffegeau" w:date="2019-09-11T14:26:00Z"/>
                <w:rFonts w:ascii="Times New Roman" w:hAnsi="Times New Roman" w:cs="Times New Roman"/>
                <w:lang w:val="en-GB"/>
              </w:rPr>
            </w:pPr>
            <w:del w:id="409" w:author="Tiphanie Raffegeau" w:date="2019-09-11T14:26:00Z">
              <w:r w:rsidDel="00C96689">
                <w:rPr>
                  <w:rFonts w:ascii="Times New Roman" w:hAnsi="Times New Roman" w:cs="Times New Roman"/>
                  <w:lang w:val="en-GB"/>
                </w:rPr>
                <w:delText>-0.037</w:delText>
              </w:r>
            </w:del>
          </w:p>
        </w:tc>
        <w:tc>
          <w:tcPr>
            <w:tcW w:w="1247" w:type="dxa"/>
            <w:tcBorders>
              <w:top w:val="nil"/>
              <w:left w:val="nil"/>
              <w:bottom w:val="single" w:sz="12" w:space="0" w:color="auto"/>
              <w:right w:val="nil"/>
            </w:tcBorders>
            <w:vAlign w:val="bottom"/>
          </w:tcPr>
          <w:p w14:paraId="4602CFCF" w14:textId="4423C85F" w:rsidR="00802100" w:rsidRPr="000B680D" w:rsidDel="00C96689" w:rsidRDefault="00CD0F37" w:rsidP="00C55DFF">
            <w:pPr>
              <w:widowControl w:val="0"/>
              <w:rPr>
                <w:del w:id="410" w:author="Tiphanie Raffegeau" w:date="2019-09-11T14:26:00Z"/>
                <w:rFonts w:ascii="Times New Roman" w:hAnsi="Times New Roman" w:cs="Times New Roman"/>
                <w:lang w:val="en-GB"/>
              </w:rPr>
            </w:pPr>
            <w:del w:id="411" w:author="Tiphanie Raffegeau" w:date="2019-09-11T14:26:00Z">
              <w:r w:rsidDel="00C96689">
                <w:rPr>
                  <w:rFonts w:ascii="Times New Roman" w:hAnsi="Times New Roman" w:cs="Times New Roman"/>
                  <w:lang w:val="en-GB"/>
                </w:rPr>
                <w:delText>0.919</w:delText>
              </w:r>
            </w:del>
          </w:p>
        </w:tc>
      </w:tr>
      <w:tr w:rsidR="00CD0F37" w:rsidRPr="00C8340B" w:rsidDel="00C96689" w14:paraId="2C8EE1F3" w14:textId="245225C9" w:rsidTr="00C55DFF">
        <w:trPr>
          <w:trHeight w:val="351"/>
          <w:del w:id="412" w:author="Tiphanie Raffegeau" w:date="2019-09-11T14:26:00Z"/>
        </w:trPr>
        <w:tc>
          <w:tcPr>
            <w:tcW w:w="2340" w:type="dxa"/>
            <w:tcBorders>
              <w:top w:val="single" w:sz="12" w:space="0" w:color="auto"/>
              <w:left w:val="nil"/>
              <w:right w:val="nil"/>
            </w:tcBorders>
            <w:vAlign w:val="bottom"/>
          </w:tcPr>
          <w:p w14:paraId="4EDFADF3" w14:textId="0C45487E" w:rsidR="00CD0F37" w:rsidRPr="000B680D" w:rsidDel="00C96689" w:rsidRDefault="00CD0F37" w:rsidP="00C55DFF">
            <w:pPr>
              <w:widowControl w:val="0"/>
              <w:rPr>
                <w:del w:id="413" w:author="Tiphanie Raffegeau" w:date="2019-09-11T14:26:00Z"/>
                <w:rFonts w:ascii="Times New Roman" w:hAnsi="Times New Roman" w:cs="Times New Roman"/>
              </w:rPr>
            </w:pPr>
            <w:del w:id="414" w:author="Tiphanie Raffegeau" w:date="2019-09-11T14:26:00Z">
              <w:r w:rsidRPr="000B680D" w:rsidDel="00C96689">
                <w:rPr>
                  <w:rFonts w:ascii="Times New Roman" w:hAnsi="Times New Roman" w:cs="Times New Roman"/>
                </w:rPr>
                <w:delText>Fast trials</w:delText>
              </w:r>
            </w:del>
          </w:p>
        </w:tc>
        <w:tc>
          <w:tcPr>
            <w:tcW w:w="1980" w:type="dxa"/>
            <w:tcBorders>
              <w:top w:val="single" w:sz="12" w:space="0" w:color="auto"/>
              <w:left w:val="nil"/>
              <w:right w:val="nil"/>
            </w:tcBorders>
            <w:vAlign w:val="bottom"/>
          </w:tcPr>
          <w:p w14:paraId="76211013" w14:textId="643B37D9" w:rsidR="00CD0F37" w:rsidRPr="000B680D" w:rsidDel="00C96689" w:rsidRDefault="00CD0F37" w:rsidP="00C55DFF">
            <w:pPr>
              <w:widowControl w:val="0"/>
              <w:rPr>
                <w:del w:id="415" w:author="Tiphanie Raffegeau" w:date="2019-09-11T14:26:00Z"/>
                <w:rFonts w:ascii="Times New Roman" w:hAnsi="Times New Roman" w:cs="Times New Roman"/>
              </w:rPr>
            </w:pPr>
            <w:del w:id="416" w:author="Tiphanie Raffegeau" w:date="2019-09-11T14:26:00Z">
              <w:r w:rsidRPr="00E66613" w:rsidDel="00C96689">
                <w:rPr>
                  <w:rFonts w:ascii="Times New Roman" w:hAnsi="Times New Roman" w:cs="Times New Roman"/>
                  <w:i/>
                  <w:iCs/>
                </w:rPr>
                <w:delText>ρ</w:delText>
              </w:r>
              <w:r w:rsidDel="00C96689">
                <w:rPr>
                  <w:rFonts w:ascii="Times New Roman" w:hAnsi="Times New Roman" w:cs="Times New Roman"/>
                </w:rPr>
                <w:delText>, with Δ velocity</w:delText>
              </w:r>
            </w:del>
          </w:p>
        </w:tc>
        <w:tc>
          <w:tcPr>
            <w:tcW w:w="1247" w:type="dxa"/>
            <w:tcBorders>
              <w:top w:val="single" w:sz="12" w:space="0" w:color="auto"/>
              <w:left w:val="nil"/>
              <w:right w:val="nil"/>
            </w:tcBorders>
            <w:vAlign w:val="bottom"/>
          </w:tcPr>
          <w:p w14:paraId="772E91AD" w14:textId="0AA62E7D" w:rsidR="00CD0F37" w:rsidRPr="000B680D" w:rsidDel="00C96689" w:rsidRDefault="00CD0F37" w:rsidP="00C55DFF">
            <w:pPr>
              <w:widowControl w:val="0"/>
              <w:rPr>
                <w:del w:id="417" w:author="Tiphanie Raffegeau" w:date="2019-09-11T14:26:00Z"/>
                <w:rFonts w:ascii="Times New Roman" w:hAnsi="Times New Roman" w:cs="Times New Roman"/>
              </w:rPr>
            </w:pPr>
            <w:del w:id="418" w:author="Tiphanie Raffegeau" w:date="2019-09-11T14:26:00Z">
              <w:r w:rsidRPr="00C55DFF" w:rsidDel="00C96689">
                <w:rPr>
                  <w:rFonts w:ascii="Times New Roman" w:hAnsi="Times New Roman" w:cs="Times New Roman"/>
                  <w:i/>
                </w:rPr>
                <w:delText>p</w:delText>
              </w:r>
              <w:r w:rsidRPr="00E66613" w:rsidDel="00C96689">
                <w:rPr>
                  <w:rFonts w:ascii="Times New Roman" w:hAnsi="Times New Roman" w:cs="Times New Roman"/>
                </w:rPr>
                <w:delText>-value</w:delText>
              </w:r>
            </w:del>
          </w:p>
        </w:tc>
      </w:tr>
      <w:tr w:rsidR="00CD0F37" w:rsidRPr="00C8340B" w:rsidDel="00C96689" w14:paraId="7A3B12C1" w14:textId="08C4C9AD" w:rsidTr="00C55DFF">
        <w:trPr>
          <w:trHeight w:val="351"/>
          <w:del w:id="419" w:author="Tiphanie Raffegeau" w:date="2019-09-11T14:26:00Z"/>
        </w:trPr>
        <w:tc>
          <w:tcPr>
            <w:tcW w:w="2340" w:type="dxa"/>
            <w:tcBorders>
              <w:top w:val="single" w:sz="12" w:space="0" w:color="auto"/>
              <w:left w:val="nil"/>
              <w:bottom w:val="nil"/>
              <w:right w:val="nil"/>
            </w:tcBorders>
            <w:vAlign w:val="bottom"/>
          </w:tcPr>
          <w:p w14:paraId="1D87FC88" w14:textId="6B460E8A" w:rsidR="00CD0F37" w:rsidRPr="000B680D" w:rsidDel="00C96689" w:rsidRDefault="00CD0F37" w:rsidP="00C55DFF">
            <w:pPr>
              <w:widowControl w:val="0"/>
              <w:rPr>
                <w:del w:id="420" w:author="Tiphanie Raffegeau" w:date="2019-09-11T14:26:00Z"/>
                <w:rFonts w:ascii="Times New Roman" w:hAnsi="Times New Roman" w:cs="Times New Roman"/>
              </w:rPr>
            </w:pPr>
            <w:del w:id="421" w:author="Tiphanie Raffegeau" w:date="2019-09-11T14:26:00Z">
              <w:r w:rsidDel="00C96689">
                <w:rPr>
                  <w:rFonts w:ascii="Times New Roman" w:hAnsi="Times New Roman" w:cs="Times New Roman"/>
                </w:rPr>
                <w:delText>Δ</w:delText>
              </w:r>
              <w:r w:rsidRPr="000B680D" w:rsidDel="00C96689">
                <w:rPr>
                  <w:rFonts w:ascii="Times New Roman" w:hAnsi="Times New Roman" w:cs="Times New Roman"/>
                </w:rPr>
                <w:delText xml:space="preserve"> Cognitive Anxiety</w:delText>
              </w:r>
            </w:del>
          </w:p>
        </w:tc>
        <w:tc>
          <w:tcPr>
            <w:tcW w:w="1980" w:type="dxa"/>
            <w:tcBorders>
              <w:top w:val="single" w:sz="12" w:space="0" w:color="auto"/>
              <w:left w:val="nil"/>
              <w:bottom w:val="nil"/>
              <w:right w:val="nil"/>
            </w:tcBorders>
            <w:vAlign w:val="bottom"/>
          </w:tcPr>
          <w:p w14:paraId="04EFBD35" w14:textId="3FC5F18F" w:rsidR="00CD0F37" w:rsidRPr="000B680D" w:rsidDel="00C96689" w:rsidRDefault="00CD0F37" w:rsidP="00C55DFF">
            <w:pPr>
              <w:widowControl w:val="0"/>
              <w:ind w:right="810"/>
              <w:jc w:val="right"/>
              <w:rPr>
                <w:del w:id="422" w:author="Tiphanie Raffegeau" w:date="2019-09-11T14:26:00Z"/>
                <w:rFonts w:ascii="Times New Roman" w:hAnsi="Times New Roman" w:cs="Times New Roman"/>
                <w:vertAlign w:val="superscript"/>
                <w:lang w:val="en-GB"/>
              </w:rPr>
            </w:pPr>
            <w:del w:id="423" w:author="Tiphanie Raffegeau" w:date="2019-09-11T14:26:00Z">
              <w:r w:rsidRPr="000B680D" w:rsidDel="00C96689">
                <w:rPr>
                  <w:rFonts w:ascii="Times New Roman" w:hAnsi="Times New Roman" w:cs="Times New Roman"/>
                  <w:lang w:val="en-GB"/>
                </w:rPr>
                <w:delText>-</w:delText>
              </w:r>
              <w:r w:rsidDel="00C96689">
                <w:rPr>
                  <w:rFonts w:ascii="Times New Roman" w:hAnsi="Times New Roman" w:cs="Times New Roman"/>
                  <w:lang w:val="en-GB"/>
                </w:rPr>
                <w:delText>0</w:delText>
              </w:r>
              <w:r w:rsidRPr="000B680D" w:rsidDel="00C96689">
                <w:rPr>
                  <w:rFonts w:ascii="Times New Roman" w:hAnsi="Times New Roman" w:cs="Times New Roman"/>
                  <w:lang w:val="en-GB"/>
                </w:rPr>
                <w:delText>.1</w:delText>
              </w:r>
              <w:r w:rsidDel="00C96689">
                <w:rPr>
                  <w:rFonts w:ascii="Times New Roman" w:hAnsi="Times New Roman" w:cs="Times New Roman"/>
                  <w:lang w:val="en-GB"/>
                </w:rPr>
                <w:delText>94</w:delText>
              </w:r>
            </w:del>
          </w:p>
        </w:tc>
        <w:tc>
          <w:tcPr>
            <w:tcW w:w="1247" w:type="dxa"/>
            <w:tcBorders>
              <w:top w:val="single" w:sz="12" w:space="0" w:color="auto"/>
              <w:left w:val="nil"/>
              <w:bottom w:val="nil"/>
              <w:right w:val="nil"/>
            </w:tcBorders>
            <w:vAlign w:val="bottom"/>
          </w:tcPr>
          <w:p w14:paraId="154744C1" w14:textId="0F389550" w:rsidR="00CD0F37" w:rsidRPr="000B680D" w:rsidDel="00C96689" w:rsidRDefault="00CD0F37" w:rsidP="00C55DFF">
            <w:pPr>
              <w:widowControl w:val="0"/>
              <w:rPr>
                <w:del w:id="424" w:author="Tiphanie Raffegeau" w:date="2019-09-11T14:26:00Z"/>
                <w:rFonts w:ascii="Times New Roman" w:hAnsi="Times New Roman" w:cs="Times New Roman"/>
                <w:lang w:val="en-GB"/>
              </w:rPr>
            </w:pPr>
            <w:del w:id="425" w:author="Tiphanie Raffegeau" w:date="2019-09-11T14:26:00Z">
              <w:r w:rsidDel="00C96689">
                <w:rPr>
                  <w:rFonts w:ascii="Times New Roman" w:hAnsi="Times New Roman" w:cs="Times New Roman"/>
                  <w:lang w:val="en-GB"/>
                </w:rPr>
                <w:delText>0.591</w:delText>
              </w:r>
            </w:del>
          </w:p>
        </w:tc>
      </w:tr>
      <w:tr w:rsidR="00CD0F37" w:rsidRPr="00C8340B" w:rsidDel="00C96689" w14:paraId="66E60A81" w14:textId="538A906D" w:rsidTr="00C55DFF">
        <w:trPr>
          <w:trHeight w:val="351"/>
          <w:del w:id="426" w:author="Tiphanie Raffegeau" w:date="2019-09-11T14:26:00Z"/>
        </w:trPr>
        <w:tc>
          <w:tcPr>
            <w:tcW w:w="2340" w:type="dxa"/>
            <w:tcBorders>
              <w:top w:val="nil"/>
              <w:left w:val="nil"/>
              <w:bottom w:val="nil"/>
              <w:right w:val="nil"/>
            </w:tcBorders>
            <w:vAlign w:val="bottom"/>
          </w:tcPr>
          <w:p w14:paraId="474B68E7" w14:textId="27999C15" w:rsidR="00CD0F37" w:rsidRPr="000B680D" w:rsidDel="00C96689" w:rsidRDefault="00CD0F37" w:rsidP="00C55DFF">
            <w:pPr>
              <w:widowControl w:val="0"/>
              <w:rPr>
                <w:del w:id="427" w:author="Tiphanie Raffegeau" w:date="2019-09-11T14:26:00Z"/>
                <w:rFonts w:ascii="Times New Roman" w:hAnsi="Times New Roman" w:cs="Times New Roman"/>
                <w:lang w:val="en-GB"/>
              </w:rPr>
            </w:pPr>
            <w:del w:id="428" w:author="Tiphanie Raffegeau" w:date="2019-09-11T14:26:00Z">
              <w:r w:rsidDel="00C96689">
                <w:rPr>
                  <w:rFonts w:ascii="Times New Roman" w:hAnsi="Times New Roman" w:cs="Times New Roman"/>
                </w:rPr>
                <w:delText>Δ</w:delText>
              </w:r>
              <w:r w:rsidRPr="000B680D" w:rsidDel="00C96689">
                <w:rPr>
                  <w:rFonts w:ascii="Times New Roman" w:hAnsi="Times New Roman" w:cs="Times New Roman"/>
                </w:rPr>
                <w:delText xml:space="preserve"> Somatic Anxiety</w:delText>
              </w:r>
            </w:del>
          </w:p>
        </w:tc>
        <w:tc>
          <w:tcPr>
            <w:tcW w:w="1980" w:type="dxa"/>
            <w:tcBorders>
              <w:top w:val="nil"/>
              <w:left w:val="nil"/>
              <w:bottom w:val="nil"/>
              <w:right w:val="nil"/>
            </w:tcBorders>
            <w:vAlign w:val="bottom"/>
          </w:tcPr>
          <w:p w14:paraId="33044A40" w14:textId="5CECF5D2" w:rsidR="00CD0F37" w:rsidRPr="000B680D" w:rsidDel="00C96689" w:rsidRDefault="00CD0F37" w:rsidP="00C55DFF">
            <w:pPr>
              <w:widowControl w:val="0"/>
              <w:ind w:right="810"/>
              <w:jc w:val="right"/>
              <w:rPr>
                <w:del w:id="429" w:author="Tiphanie Raffegeau" w:date="2019-09-11T14:26:00Z"/>
                <w:rFonts w:ascii="Times New Roman" w:hAnsi="Times New Roman" w:cs="Times New Roman"/>
                <w:vertAlign w:val="superscript"/>
                <w:lang w:val="en-GB"/>
              </w:rPr>
            </w:pPr>
            <w:del w:id="430" w:author="Tiphanie Raffegeau" w:date="2019-09-11T14:26:00Z">
              <w:r w:rsidRPr="000B680D" w:rsidDel="00C96689">
                <w:rPr>
                  <w:rFonts w:ascii="Times New Roman" w:hAnsi="Times New Roman" w:cs="Times New Roman"/>
                  <w:lang w:val="en-GB"/>
                </w:rPr>
                <w:delText>-</w:delText>
              </w:r>
              <w:r w:rsidDel="00C96689">
                <w:rPr>
                  <w:rFonts w:ascii="Times New Roman" w:hAnsi="Times New Roman" w:cs="Times New Roman"/>
                  <w:lang w:val="en-GB"/>
                </w:rPr>
                <w:delText>0.093</w:delText>
              </w:r>
            </w:del>
          </w:p>
        </w:tc>
        <w:tc>
          <w:tcPr>
            <w:tcW w:w="1247" w:type="dxa"/>
            <w:tcBorders>
              <w:top w:val="nil"/>
              <w:left w:val="nil"/>
              <w:bottom w:val="nil"/>
              <w:right w:val="nil"/>
            </w:tcBorders>
            <w:vAlign w:val="bottom"/>
          </w:tcPr>
          <w:p w14:paraId="34D69B99" w14:textId="4507B3D3" w:rsidR="00CD0F37" w:rsidRPr="000B680D" w:rsidDel="00C96689" w:rsidRDefault="00CD0F37" w:rsidP="00C55DFF">
            <w:pPr>
              <w:widowControl w:val="0"/>
              <w:rPr>
                <w:del w:id="431" w:author="Tiphanie Raffegeau" w:date="2019-09-11T14:26:00Z"/>
                <w:rFonts w:ascii="Times New Roman" w:hAnsi="Times New Roman" w:cs="Times New Roman"/>
                <w:lang w:val="en-GB"/>
              </w:rPr>
            </w:pPr>
            <w:del w:id="432" w:author="Tiphanie Raffegeau" w:date="2019-09-11T14:26:00Z">
              <w:r w:rsidDel="00C96689">
                <w:rPr>
                  <w:rFonts w:ascii="Times New Roman" w:hAnsi="Times New Roman" w:cs="Times New Roman"/>
                  <w:lang w:val="en-GB"/>
                </w:rPr>
                <w:delText>0.799</w:delText>
              </w:r>
            </w:del>
          </w:p>
        </w:tc>
      </w:tr>
      <w:tr w:rsidR="00CD0F37" w:rsidRPr="00C8340B" w:rsidDel="00C96689" w14:paraId="11B55A53" w14:textId="7AE7131B" w:rsidTr="00C55DFF">
        <w:trPr>
          <w:trHeight w:val="351"/>
          <w:del w:id="433" w:author="Tiphanie Raffegeau" w:date="2019-09-11T14:26:00Z"/>
        </w:trPr>
        <w:tc>
          <w:tcPr>
            <w:tcW w:w="2340" w:type="dxa"/>
            <w:tcBorders>
              <w:top w:val="nil"/>
              <w:left w:val="nil"/>
              <w:right w:val="nil"/>
            </w:tcBorders>
            <w:vAlign w:val="bottom"/>
          </w:tcPr>
          <w:p w14:paraId="222DF7D1" w14:textId="667037F5" w:rsidR="00CD0F37" w:rsidRPr="000B680D" w:rsidDel="00C96689" w:rsidRDefault="00CD0F37" w:rsidP="00C55DFF">
            <w:pPr>
              <w:widowControl w:val="0"/>
              <w:rPr>
                <w:del w:id="434" w:author="Tiphanie Raffegeau" w:date="2019-09-11T14:26:00Z"/>
                <w:rFonts w:ascii="Times New Roman" w:hAnsi="Times New Roman" w:cs="Times New Roman"/>
                <w:lang w:val="en-GB"/>
              </w:rPr>
            </w:pPr>
            <w:del w:id="435" w:author="Tiphanie Raffegeau" w:date="2019-09-11T14:26:00Z">
              <w:r w:rsidDel="00C96689">
                <w:rPr>
                  <w:rFonts w:ascii="Times New Roman" w:hAnsi="Times New Roman" w:cs="Times New Roman"/>
                </w:rPr>
                <w:delText>Δ</w:delText>
              </w:r>
              <w:r w:rsidRPr="000B680D" w:rsidDel="00C96689">
                <w:rPr>
                  <w:rFonts w:ascii="Times New Roman" w:hAnsi="Times New Roman" w:cs="Times New Roman"/>
                </w:rPr>
                <w:delText xml:space="preserve"> Confidence</w:delText>
              </w:r>
            </w:del>
          </w:p>
        </w:tc>
        <w:tc>
          <w:tcPr>
            <w:tcW w:w="1980" w:type="dxa"/>
            <w:tcBorders>
              <w:top w:val="nil"/>
              <w:left w:val="nil"/>
              <w:right w:val="nil"/>
            </w:tcBorders>
            <w:vAlign w:val="bottom"/>
          </w:tcPr>
          <w:p w14:paraId="5888D78E" w14:textId="227B2D71" w:rsidR="00CD0F37" w:rsidRPr="000B680D" w:rsidDel="00C96689" w:rsidRDefault="00CD0F37" w:rsidP="00C55DFF">
            <w:pPr>
              <w:widowControl w:val="0"/>
              <w:ind w:right="810"/>
              <w:jc w:val="right"/>
              <w:rPr>
                <w:del w:id="436" w:author="Tiphanie Raffegeau" w:date="2019-09-11T14:26:00Z"/>
                <w:rFonts w:ascii="Times New Roman" w:hAnsi="Times New Roman" w:cs="Times New Roman"/>
                <w:vertAlign w:val="superscript"/>
                <w:lang w:val="en-GB"/>
              </w:rPr>
            </w:pPr>
            <w:del w:id="437" w:author="Tiphanie Raffegeau" w:date="2019-09-11T14:26:00Z">
              <w:r w:rsidRPr="000B680D" w:rsidDel="00C96689">
                <w:rPr>
                  <w:rFonts w:ascii="Times New Roman" w:hAnsi="Times New Roman" w:cs="Times New Roman"/>
                  <w:lang w:val="en-GB"/>
                </w:rPr>
                <w:delText>-</w:delText>
              </w:r>
              <w:r w:rsidDel="00C96689">
                <w:rPr>
                  <w:rFonts w:ascii="Times New Roman" w:hAnsi="Times New Roman" w:cs="Times New Roman"/>
                  <w:lang w:val="en-GB"/>
                </w:rPr>
                <w:delText>0.082</w:delText>
              </w:r>
            </w:del>
          </w:p>
        </w:tc>
        <w:tc>
          <w:tcPr>
            <w:tcW w:w="1247" w:type="dxa"/>
            <w:tcBorders>
              <w:top w:val="nil"/>
              <w:left w:val="nil"/>
              <w:right w:val="nil"/>
            </w:tcBorders>
            <w:vAlign w:val="bottom"/>
          </w:tcPr>
          <w:p w14:paraId="56E5D24E" w14:textId="71AC5288" w:rsidR="00CD0F37" w:rsidRPr="000B680D" w:rsidDel="00C96689" w:rsidRDefault="00CD0F37" w:rsidP="00C55DFF">
            <w:pPr>
              <w:widowControl w:val="0"/>
              <w:rPr>
                <w:del w:id="438" w:author="Tiphanie Raffegeau" w:date="2019-09-11T14:26:00Z"/>
                <w:rFonts w:ascii="Times New Roman" w:hAnsi="Times New Roman" w:cs="Times New Roman"/>
                <w:lang w:val="en-GB"/>
              </w:rPr>
            </w:pPr>
            <w:del w:id="439" w:author="Tiphanie Raffegeau" w:date="2019-09-11T14:26:00Z">
              <w:r w:rsidDel="00C96689">
                <w:rPr>
                  <w:rFonts w:ascii="Times New Roman" w:hAnsi="Times New Roman" w:cs="Times New Roman"/>
                  <w:lang w:val="en-GB"/>
                </w:rPr>
                <w:delText>0.823</w:delText>
              </w:r>
            </w:del>
          </w:p>
        </w:tc>
      </w:tr>
      <w:tr w:rsidR="00CD0F37" w:rsidRPr="00C8340B" w:rsidDel="00C96689" w14:paraId="679670AE" w14:textId="2242567C" w:rsidTr="00C55DFF">
        <w:trPr>
          <w:trHeight w:val="351"/>
          <w:del w:id="440" w:author="Tiphanie Raffegeau" w:date="2019-09-11T14:26:00Z"/>
        </w:trPr>
        <w:tc>
          <w:tcPr>
            <w:tcW w:w="2340" w:type="dxa"/>
            <w:tcBorders>
              <w:top w:val="nil"/>
              <w:left w:val="nil"/>
              <w:bottom w:val="single" w:sz="12" w:space="0" w:color="auto"/>
              <w:right w:val="nil"/>
            </w:tcBorders>
            <w:vAlign w:val="bottom"/>
          </w:tcPr>
          <w:p w14:paraId="7556DBEB" w14:textId="51EDFD49" w:rsidR="00CD0F37" w:rsidRPr="000B680D" w:rsidDel="00C96689" w:rsidRDefault="00CD0F37" w:rsidP="00C55DFF">
            <w:pPr>
              <w:widowControl w:val="0"/>
              <w:rPr>
                <w:del w:id="441" w:author="Tiphanie Raffegeau" w:date="2019-09-11T14:26:00Z"/>
                <w:rFonts w:ascii="Times New Roman" w:hAnsi="Times New Roman" w:cs="Times New Roman"/>
                <w:lang w:val="en-GB"/>
              </w:rPr>
            </w:pPr>
            <w:del w:id="442" w:author="Tiphanie Raffegeau" w:date="2019-09-11T14:26:00Z">
              <w:r w:rsidDel="00C96689">
                <w:rPr>
                  <w:rFonts w:ascii="Times New Roman" w:hAnsi="Times New Roman" w:cs="Times New Roman"/>
                </w:rPr>
                <w:delText>Δ</w:delText>
              </w:r>
              <w:r w:rsidRPr="000B680D" w:rsidDel="00C96689">
                <w:rPr>
                  <w:rFonts w:ascii="Times New Roman" w:hAnsi="Times New Roman" w:cs="Times New Roman"/>
                </w:rPr>
                <w:delText xml:space="preserve"> Mental Effort</w:delText>
              </w:r>
            </w:del>
          </w:p>
        </w:tc>
        <w:tc>
          <w:tcPr>
            <w:tcW w:w="1980" w:type="dxa"/>
            <w:tcBorders>
              <w:top w:val="nil"/>
              <w:left w:val="nil"/>
              <w:bottom w:val="single" w:sz="12" w:space="0" w:color="auto"/>
              <w:right w:val="nil"/>
            </w:tcBorders>
            <w:vAlign w:val="bottom"/>
          </w:tcPr>
          <w:p w14:paraId="203FC84D" w14:textId="76BC4640" w:rsidR="00CD0F37" w:rsidRPr="000B680D" w:rsidDel="00C96689" w:rsidRDefault="00CD0F37" w:rsidP="00C55DFF">
            <w:pPr>
              <w:widowControl w:val="0"/>
              <w:ind w:right="810"/>
              <w:jc w:val="right"/>
              <w:rPr>
                <w:del w:id="443" w:author="Tiphanie Raffegeau" w:date="2019-09-11T14:26:00Z"/>
                <w:rFonts w:ascii="Times New Roman" w:hAnsi="Times New Roman" w:cs="Times New Roman"/>
                <w:lang w:val="en-GB"/>
              </w:rPr>
            </w:pPr>
            <w:del w:id="444" w:author="Tiphanie Raffegeau" w:date="2019-09-11T14:26:00Z">
              <w:r w:rsidRPr="000B680D" w:rsidDel="00C96689">
                <w:rPr>
                  <w:rFonts w:ascii="Times New Roman" w:hAnsi="Times New Roman" w:cs="Times New Roman"/>
                  <w:lang w:val="en-GB"/>
                </w:rPr>
                <w:delText>-</w:delText>
              </w:r>
              <w:r w:rsidDel="00C96689">
                <w:rPr>
                  <w:rFonts w:ascii="Times New Roman" w:hAnsi="Times New Roman" w:cs="Times New Roman"/>
                  <w:lang w:val="en-GB"/>
                </w:rPr>
                <w:delText>0.068</w:delText>
              </w:r>
            </w:del>
          </w:p>
        </w:tc>
        <w:tc>
          <w:tcPr>
            <w:tcW w:w="1247" w:type="dxa"/>
            <w:tcBorders>
              <w:top w:val="nil"/>
              <w:left w:val="nil"/>
              <w:bottom w:val="single" w:sz="12" w:space="0" w:color="auto"/>
              <w:right w:val="nil"/>
            </w:tcBorders>
            <w:vAlign w:val="bottom"/>
          </w:tcPr>
          <w:p w14:paraId="2C8B0D4C" w14:textId="40E4BD63" w:rsidR="00CD0F37" w:rsidRPr="000B680D" w:rsidDel="00C96689" w:rsidRDefault="00CD0F37" w:rsidP="00C55DFF">
            <w:pPr>
              <w:widowControl w:val="0"/>
              <w:rPr>
                <w:del w:id="445" w:author="Tiphanie Raffegeau" w:date="2019-09-11T14:26:00Z"/>
                <w:rFonts w:ascii="Times New Roman" w:hAnsi="Times New Roman" w:cs="Times New Roman"/>
                <w:lang w:val="en-GB"/>
              </w:rPr>
            </w:pPr>
            <w:del w:id="446" w:author="Tiphanie Raffegeau" w:date="2019-09-11T14:26:00Z">
              <w:r w:rsidDel="00C96689">
                <w:rPr>
                  <w:rFonts w:ascii="Times New Roman" w:hAnsi="Times New Roman" w:cs="Times New Roman"/>
                  <w:lang w:val="en-GB"/>
                </w:rPr>
                <w:delText>0.853</w:delText>
              </w:r>
            </w:del>
          </w:p>
        </w:tc>
      </w:tr>
    </w:tbl>
    <w:p w14:paraId="623EE774" w14:textId="65FC8C84" w:rsidR="00F5539A" w:rsidDel="00C96689" w:rsidRDefault="00F5539A" w:rsidP="00F5539A">
      <w:pPr>
        <w:rPr>
          <w:del w:id="447" w:author="Tiphanie Raffegeau" w:date="2019-09-11T14:26:00Z"/>
          <w:rFonts w:ascii="Times New Roman" w:hAnsi="Times New Roman" w:cs="Times New Roman"/>
        </w:rPr>
      </w:pPr>
      <w:del w:id="448" w:author="Tiphanie Raffegeau" w:date="2019-09-11T14:26:00Z">
        <w:r w:rsidDel="00C96689">
          <w:rPr>
            <w:rFonts w:ascii="Times New Roman" w:hAnsi="Times New Roman" w:cs="Times New Roman"/>
          </w:rPr>
          <w:br w:type="page"/>
        </w:r>
      </w:del>
    </w:p>
    <w:p w14:paraId="224233CB" w14:textId="77777777" w:rsidR="00F5539A" w:rsidRDefault="00F5539A" w:rsidP="00F5539A">
      <w:pPr>
        <w:rPr>
          <w:rFonts w:ascii="Times New Roman" w:hAnsi="Times New Roman" w:cs="Times New Roman"/>
        </w:rPr>
      </w:pPr>
      <w:r>
        <w:rPr>
          <w:rFonts w:ascii="Times New Roman" w:hAnsi="Times New Roman" w:cs="Times New Roman"/>
        </w:rPr>
        <w:t>FIGURES</w:t>
      </w:r>
    </w:p>
    <w:p w14:paraId="60C9C6BD" w14:textId="444717EA" w:rsidR="00F5539A" w:rsidRDefault="007675B1" w:rsidP="00F5539A">
      <w:pPr>
        <w:rPr>
          <w:rFonts w:ascii="Times New Roman" w:hAnsi="Times New Roman" w:cs="Times New Roman"/>
        </w:rPr>
      </w:pPr>
      <w:r>
        <w:rPr>
          <w:rFonts w:ascii="Times New Roman" w:hAnsi="Times New Roman" w:cs="Times New Roman"/>
          <w:noProof/>
        </w:rPr>
        <w:drawing>
          <wp:inline distT="0" distB="0" distL="0" distR="0" wp14:anchorId="719EEC43" wp14:editId="2CFDA36C">
            <wp:extent cx="4200231" cy="6949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R path figure2.png"/>
                    <pic:cNvPicPr/>
                  </pic:nvPicPr>
                  <pic:blipFill>
                    <a:blip r:embed="rId12">
                      <a:extLst>
                        <a:ext uri="{28A0092B-C50C-407E-A947-70E740481C1C}">
                          <a14:useLocalDpi xmlns:a14="http://schemas.microsoft.com/office/drawing/2010/main" val="0"/>
                        </a:ext>
                      </a:extLst>
                    </a:blip>
                    <a:stretch>
                      <a:fillRect/>
                    </a:stretch>
                  </pic:blipFill>
                  <pic:spPr>
                    <a:xfrm>
                      <a:off x="0" y="0"/>
                      <a:ext cx="4200231" cy="6949440"/>
                    </a:xfrm>
                    <a:prstGeom prst="rect">
                      <a:avLst/>
                    </a:prstGeom>
                  </pic:spPr>
                </pic:pic>
              </a:graphicData>
            </a:graphic>
          </wp:inline>
        </w:drawing>
      </w:r>
    </w:p>
    <w:p w14:paraId="37DA3241" w14:textId="0FB7FA00" w:rsidR="00F5539A" w:rsidRDefault="00F5539A" w:rsidP="00F5539A">
      <w:pPr>
        <w:rPr>
          <w:rFonts w:ascii="Times New Roman" w:hAnsi="Times New Roman" w:cs="Times New Roman"/>
        </w:rPr>
      </w:pPr>
    </w:p>
    <w:p w14:paraId="0854FAB8" w14:textId="2924D9AB" w:rsidR="00F5539A" w:rsidRDefault="00F5539A" w:rsidP="00F5539A">
      <w:pPr>
        <w:rPr>
          <w:rFonts w:ascii="Times New Roman" w:hAnsi="Times New Roman" w:cs="Times New Roman"/>
        </w:rPr>
      </w:pPr>
      <w:r>
        <w:rPr>
          <w:rFonts w:ascii="Times New Roman" w:hAnsi="Times New Roman" w:cs="Times New Roman"/>
        </w:rPr>
        <w:t>Figure 1</w:t>
      </w:r>
      <w:r w:rsidR="007675B1">
        <w:rPr>
          <w:rFonts w:ascii="Times New Roman" w:hAnsi="Times New Roman" w:cs="Times New Roman"/>
        </w:rPr>
        <w:t>a-c</w:t>
      </w:r>
      <w:r>
        <w:rPr>
          <w:rFonts w:ascii="Times New Roman" w:hAnsi="Times New Roman" w:cs="Times New Roman"/>
        </w:rPr>
        <w:t xml:space="preserve">. </w:t>
      </w:r>
      <w:r w:rsidR="004F4405">
        <w:rPr>
          <w:rFonts w:ascii="Times New Roman" w:hAnsi="Times New Roman" w:cs="Times New Roman"/>
        </w:rPr>
        <w:t>Images captured from the high</w:t>
      </w:r>
      <w:r w:rsidR="0034334F">
        <w:rPr>
          <w:rFonts w:ascii="Times New Roman" w:hAnsi="Times New Roman" w:cs="Times New Roman"/>
        </w:rPr>
        <w:t xml:space="preserve"> (</w:t>
      </w:r>
      <w:r w:rsidR="007675B1">
        <w:rPr>
          <w:rFonts w:ascii="Times New Roman" w:hAnsi="Times New Roman" w:cs="Times New Roman"/>
        </w:rPr>
        <w:t>a.</w:t>
      </w:r>
      <w:r w:rsidR="0034334F">
        <w:rPr>
          <w:rFonts w:ascii="Times New Roman" w:hAnsi="Times New Roman" w:cs="Times New Roman"/>
        </w:rPr>
        <w:t>)</w:t>
      </w:r>
      <w:r w:rsidR="004F4405">
        <w:rPr>
          <w:rFonts w:ascii="Times New Roman" w:hAnsi="Times New Roman" w:cs="Times New Roman"/>
        </w:rPr>
        <w:t xml:space="preserve"> and low</w:t>
      </w:r>
      <w:r w:rsidR="0034334F">
        <w:rPr>
          <w:rFonts w:ascii="Times New Roman" w:hAnsi="Times New Roman" w:cs="Times New Roman"/>
        </w:rPr>
        <w:t xml:space="preserve"> (</w:t>
      </w:r>
      <w:r w:rsidR="007675B1">
        <w:rPr>
          <w:rFonts w:ascii="Times New Roman" w:hAnsi="Times New Roman" w:cs="Times New Roman"/>
        </w:rPr>
        <w:t>b.</w:t>
      </w:r>
      <w:r w:rsidR="0034334F">
        <w:rPr>
          <w:rFonts w:ascii="Times New Roman" w:hAnsi="Times New Roman" w:cs="Times New Roman"/>
        </w:rPr>
        <w:t>)</w:t>
      </w:r>
      <w:r w:rsidR="004F4405">
        <w:rPr>
          <w:rFonts w:ascii="Times New Roman" w:hAnsi="Times New Roman" w:cs="Times New Roman"/>
        </w:rPr>
        <w:t xml:space="preserve"> elevation settings in the VR paradigm and the matched real-world path</w:t>
      </w:r>
      <w:r w:rsidR="0034334F">
        <w:rPr>
          <w:rFonts w:ascii="Times New Roman" w:hAnsi="Times New Roman" w:cs="Times New Roman"/>
        </w:rPr>
        <w:t xml:space="preserve"> (</w:t>
      </w:r>
      <w:r w:rsidR="007675B1">
        <w:rPr>
          <w:rFonts w:ascii="Times New Roman" w:hAnsi="Times New Roman" w:cs="Times New Roman"/>
        </w:rPr>
        <w:t>c.</w:t>
      </w:r>
      <w:r w:rsidR="0034334F">
        <w:rPr>
          <w:rFonts w:ascii="Times New Roman" w:hAnsi="Times New Roman" w:cs="Times New Roman"/>
        </w:rPr>
        <w:t>)</w:t>
      </w:r>
      <w:r w:rsidR="004F4405">
        <w:rPr>
          <w:rFonts w:ascii="Times New Roman" w:hAnsi="Times New Roman" w:cs="Times New Roman"/>
        </w:rPr>
        <w:t xml:space="preserve">. Note, the VR view is from the researcher’s perspective and the participant interface does not include the menus pictured here. </w:t>
      </w:r>
    </w:p>
    <w:p w14:paraId="3F231061" w14:textId="77777777" w:rsidR="00F5539A" w:rsidRDefault="00F5539A" w:rsidP="00F5539A">
      <w:pPr>
        <w:rPr>
          <w:rFonts w:ascii="Times New Roman" w:hAnsi="Times New Roman" w:cs="Times New Roman"/>
        </w:rPr>
      </w:pPr>
      <w:r>
        <w:rPr>
          <w:rFonts w:ascii="Times New Roman" w:hAnsi="Times New Roman" w:cs="Times New Roman"/>
        </w:rPr>
        <w:br w:type="page"/>
      </w:r>
    </w:p>
    <w:p w14:paraId="0A15CE0F" w14:textId="77777777" w:rsidR="0078398A" w:rsidRDefault="0078398A" w:rsidP="00F5539A">
      <w:pPr>
        <w:rPr>
          <w:noProof/>
        </w:rPr>
      </w:pPr>
    </w:p>
    <w:p w14:paraId="3F38212B" w14:textId="47DB821E" w:rsidR="00F5539A" w:rsidRDefault="0078398A" w:rsidP="00F5539A">
      <w:pPr>
        <w:rPr>
          <w:rFonts w:ascii="Times New Roman" w:hAnsi="Times New Roman" w:cs="Times New Roman"/>
        </w:rPr>
      </w:pPr>
      <w:r w:rsidRPr="006F3387">
        <w:rPr>
          <w:noProof/>
        </w:rPr>
        <w:drawing>
          <wp:inline distT="0" distB="0" distL="0" distR="0" wp14:anchorId="4B1B8DF1" wp14:editId="0FF781E3">
            <wp:extent cx="5943600" cy="436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69435"/>
                    </a:xfrm>
                    <a:prstGeom prst="rect">
                      <a:avLst/>
                    </a:prstGeom>
                    <a:noFill/>
                    <a:ln>
                      <a:noFill/>
                    </a:ln>
                  </pic:spPr>
                </pic:pic>
              </a:graphicData>
            </a:graphic>
          </wp:inline>
        </w:drawing>
      </w:r>
    </w:p>
    <w:p w14:paraId="02D98FB6" w14:textId="3F1084F7" w:rsidR="00F5539A" w:rsidRDefault="00F5539A" w:rsidP="00F5539A">
      <w:pPr>
        <w:rPr>
          <w:rFonts w:ascii="Times New Roman" w:hAnsi="Times New Roman" w:cs="Times New Roman"/>
        </w:rPr>
      </w:pPr>
      <w:r>
        <w:rPr>
          <w:rFonts w:ascii="Times New Roman" w:hAnsi="Times New Roman" w:cs="Times New Roman"/>
        </w:rPr>
        <w:t>Figure 2</w:t>
      </w:r>
      <w:r w:rsidR="007675B1">
        <w:rPr>
          <w:rFonts w:ascii="Times New Roman" w:hAnsi="Times New Roman" w:cs="Times New Roman"/>
        </w:rPr>
        <w:t>a-d</w:t>
      </w:r>
      <w:r>
        <w:rPr>
          <w:rFonts w:ascii="Times New Roman" w:hAnsi="Times New Roman" w:cs="Times New Roman"/>
        </w:rPr>
        <w:t xml:space="preserve">.  </w:t>
      </w:r>
      <w:r w:rsidR="003411E3">
        <w:rPr>
          <w:rFonts w:ascii="Times New Roman" w:hAnsi="Times New Roman" w:cs="Times New Roman"/>
        </w:rPr>
        <w:t xml:space="preserve">Each participants </w:t>
      </w:r>
      <w:r w:rsidR="008F349C">
        <w:rPr>
          <w:rFonts w:ascii="Times New Roman" w:hAnsi="Times New Roman" w:cs="Times New Roman"/>
        </w:rPr>
        <w:t xml:space="preserve">change in </w:t>
      </w:r>
      <w:r w:rsidR="003411E3">
        <w:rPr>
          <w:rFonts w:ascii="Times New Roman" w:hAnsi="Times New Roman" w:cs="Times New Roman"/>
        </w:rPr>
        <w:t>self-report measures of (a</w:t>
      </w:r>
      <w:r w:rsidR="007675B1">
        <w:rPr>
          <w:rFonts w:ascii="Times New Roman" w:hAnsi="Times New Roman" w:cs="Times New Roman"/>
        </w:rPr>
        <w:t>.</w:t>
      </w:r>
      <w:r w:rsidR="003411E3">
        <w:rPr>
          <w:rFonts w:ascii="Times New Roman" w:hAnsi="Times New Roman" w:cs="Times New Roman"/>
        </w:rPr>
        <w:t>) Cognitive Anxiety (i.e. worry), (b</w:t>
      </w:r>
      <w:r w:rsidR="007675B1">
        <w:rPr>
          <w:rFonts w:ascii="Times New Roman" w:hAnsi="Times New Roman" w:cs="Times New Roman"/>
        </w:rPr>
        <w:t>.</w:t>
      </w:r>
      <w:r w:rsidR="003411E3">
        <w:rPr>
          <w:rFonts w:ascii="Times New Roman" w:hAnsi="Times New Roman" w:cs="Times New Roman"/>
        </w:rPr>
        <w:t>) Somatic Anxiety (i.e. tension), (c</w:t>
      </w:r>
      <w:r w:rsidR="007675B1">
        <w:rPr>
          <w:rFonts w:ascii="Times New Roman" w:hAnsi="Times New Roman" w:cs="Times New Roman"/>
        </w:rPr>
        <w:t>.</w:t>
      </w:r>
      <w:r w:rsidR="003411E3">
        <w:rPr>
          <w:rFonts w:ascii="Times New Roman" w:hAnsi="Times New Roman" w:cs="Times New Roman"/>
        </w:rPr>
        <w:t>) Confidence, and (d</w:t>
      </w:r>
      <w:r w:rsidR="007675B1">
        <w:rPr>
          <w:rFonts w:ascii="Times New Roman" w:hAnsi="Times New Roman" w:cs="Times New Roman"/>
        </w:rPr>
        <w:t>.</w:t>
      </w:r>
      <w:r w:rsidR="003411E3">
        <w:rPr>
          <w:rFonts w:ascii="Times New Roman" w:hAnsi="Times New Roman" w:cs="Times New Roman"/>
        </w:rPr>
        <w:t xml:space="preserve">) Mental Effort </w:t>
      </w:r>
      <w:r w:rsidR="008F349C">
        <w:rPr>
          <w:rFonts w:ascii="Times New Roman" w:hAnsi="Times New Roman" w:cs="Times New Roman"/>
        </w:rPr>
        <w:t xml:space="preserve">when walking in </w:t>
      </w:r>
      <w:r w:rsidR="003411E3">
        <w:rPr>
          <w:rFonts w:ascii="Times New Roman" w:hAnsi="Times New Roman" w:cs="Times New Roman"/>
        </w:rPr>
        <w:t xml:space="preserve">low </w:t>
      </w:r>
      <w:r w:rsidR="008F349C">
        <w:rPr>
          <w:rFonts w:ascii="Times New Roman" w:hAnsi="Times New Roman" w:cs="Times New Roman"/>
        </w:rPr>
        <w:t>and</w:t>
      </w:r>
      <w:r w:rsidR="003411E3">
        <w:rPr>
          <w:rFonts w:ascii="Times New Roman" w:hAnsi="Times New Roman" w:cs="Times New Roman"/>
        </w:rPr>
        <w:t xml:space="preserve"> high elevation environments at </w:t>
      </w:r>
      <w:r w:rsidR="0078398A">
        <w:rPr>
          <w:rFonts w:ascii="Times New Roman" w:hAnsi="Times New Roman" w:cs="Times New Roman"/>
        </w:rPr>
        <w:t xml:space="preserve">self-selected (a-b) </w:t>
      </w:r>
      <w:ins w:id="449" w:author="Tiphanie Raffegeau" w:date="2019-09-09T14:18:00Z">
        <w:r w:rsidR="00842B6B">
          <w:rPr>
            <w:rFonts w:ascii="Times New Roman" w:hAnsi="Times New Roman" w:cs="Times New Roman"/>
          </w:rPr>
          <w:t xml:space="preserve">and </w:t>
        </w:r>
      </w:ins>
      <w:r w:rsidR="003411E3">
        <w:rPr>
          <w:rFonts w:ascii="Times New Roman" w:hAnsi="Times New Roman" w:cs="Times New Roman"/>
        </w:rPr>
        <w:t>fast</w:t>
      </w:r>
      <w:r w:rsidR="0078398A">
        <w:rPr>
          <w:rFonts w:ascii="Times New Roman" w:hAnsi="Times New Roman" w:cs="Times New Roman"/>
        </w:rPr>
        <w:t xml:space="preserve"> (c-d)</w:t>
      </w:r>
      <w:r w:rsidR="003411E3">
        <w:rPr>
          <w:rFonts w:ascii="Times New Roman" w:hAnsi="Times New Roman" w:cs="Times New Roman"/>
        </w:rPr>
        <w:t xml:space="preserve"> </w:t>
      </w:r>
      <w:del w:id="450" w:author="Tiphanie Raffegeau" w:date="2019-09-09T14:18:00Z">
        <w:r w:rsidR="003411E3" w:rsidDel="00842B6B">
          <w:rPr>
            <w:rFonts w:ascii="Times New Roman" w:hAnsi="Times New Roman" w:cs="Times New Roman"/>
          </w:rPr>
          <w:delText xml:space="preserve">and </w:delText>
        </w:r>
      </w:del>
      <w:r w:rsidR="003411E3">
        <w:rPr>
          <w:rFonts w:ascii="Times New Roman" w:hAnsi="Times New Roman" w:cs="Times New Roman"/>
        </w:rPr>
        <w:t>speeds.</w:t>
      </w:r>
    </w:p>
    <w:p w14:paraId="6F6AFA87" w14:textId="77777777" w:rsidR="00F5539A" w:rsidRDefault="00F5539A" w:rsidP="00F5539A">
      <w:pPr>
        <w:rPr>
          <w:rFonts w:ascii="Times New Roman" w:hAnsi="Times New Roman" w:cs="Times New Roman"/>
        </w:rPr>
      </w:pPr>
      <w:r>
        <w:rPr>
          <w:rFonts w:ascii="Times New Roman" w:hAnsi="Times New Roman" w:cs="Times New Roman"/>
        </w:rPr>
        <w:br w:type="page"/>
      </w:r>
    </w:p>
    <w:p w14:paraId="12AA9FE9" w14:textId="329CB988" w:rsidR="009E3AAE" w:rsidRDefault="00E6678B">
      <w:pP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76672" behindDoc="0" locked="0" layoutInCell="1" allowOverlap="1" wp14:anchorId="63AA6147" wp14:editId="44A94DFB">
                <wp:simplePos x="0" y="0"/>
                <wp:positionH relativeFrom="column">
                  <wp:posOffset>-33863</wp:posOffset>
                </wp:positionH>
                <wp:positionV relativeFrom="paragraph">
                  <wp:posOffset>224620</wp:posOffset>
                </wp:positionV>
                <wp:extent cx="5936776" cy="4060105"/>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5936776" cy="4060105"/>
                          <a:chOff x="0" y="0"/>
                          <a:chExt cx="5936776" cy="4060105"/>
                        </a:xfrm>
                      </wpg:grpSpPr>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977390"/>
                          </a:xfrm>
                          <a:prstGeom prst="rect">
                            <a:avLst/>
                          </a:prstGeom>
                          <a:noFill/>
                          <a:ln>
                            <a:noFill/>
                          </a:ln>
                        </pic:spPr>
                      </pic:pic>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74460"/>
                            <a:ext cx="3200400" cy="1985645"/>
                          </a:xfrm>
                          <a:prstGeom prst="rect">
                            <a:avLst/>
                          </a:prstGeom>
                          <a:noFill/>
                          <a:ln>
                            <a:noFill/>
                          </a:ln>
                        </pic:spPr>
                      </pic:pic>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736376" y="2074460"/>
                            <a:ext cx="3200400" cy="1974850"/>
                          </a:xfrm>
                          <a:prstGeom prst="rect">
                            <a:avLst/>
                          </a:prstGeom>
                          <a:noFill/>
                          <a:ln>
                            <a:noFill/>
                          </a:ln>
                        </pic:spPr>
                      </pic:pic>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736376" y="0"/>
                            <a:ext cx="3200400" cy="1979930"/>
                          </a:xfrm>
                          <a:prstGeom prst="rect">
                            <a:avLst/>
                          </a:prstGeom>
                          <a:noFill/>
                          <a:ln>
                            <a:noFill/>
                          </a:ln>
                        </pic:spPr>
                      </pic:pic>
                    </wpg:wgp>
                  </a:graphicData>
                </a:graphic>
              </wp:anchor>
            </w:drawing>
          </mc:Choice>
          <mc:Fallback>
            <w:pict>
              <v:group w14:anchorId="01B54EA4" id="Group 11" o:spid="_x0000_s1026" style="position:absolute;margin-left:-2.65pt;margin-top:17.7pt;width:467.45pt;height:319.7pt;z-index:251676672" coordsize="59367,4060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2004;height:19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">
                  <v:imagedata r:id="rId18" o:title=""/>
                  <v:path arrowok="t"/>
                </v:shape>
                <v:shape id="Picture 7" o:spid="_x0000_s1028" type="#_x0000_t75" style="position:absolute;top:20744;width:32004;height:19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">
                  <v:imagedata r:id="rId19" o:title=""/>
                  <v:path arrowok="t"/>
                </v:shape>
                <v:shape id="Picture 10" o:spid="_x0000_s1029" type="#_x0000_t75" style="position:absolute;left:27363;top:20744;width:32004;height:19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">
                  <v:imagedata r:id="rId20" o:title=""/>
                  <v:path arrowok="t"/>
                </v:shape>
                <v:shape id="Picture 9" o:spid="_x0000_s1030" type="#_x0000_t75" style="position:absolute;left:27363;width:32004;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">
                  <v:imagedata r:id="rId21" o:title=""/>
                  <v:path arrowok="t"/>
                </v:shape>
                <w10:wrap type="topAndBottom"/>
              </v:group>
            </w:pict>
          </mc:Fallback>
        </mc:AlternateContent>
      </w:r>
    </w:p>
    <w:p w14:paraId="38184AA5" w14:textId="1E4C7EF1" w:rsidR="009E3AAE" w:rsidRDefault="009E3AAE">
      <w:pPr>
        <w:rPr>
          <w:rFonts w:ascii="Times New Roman" w:hAnsi="Times New Roman" w:cs="Times New Roman"/>
        </w:rPr>
      </w:pPr>
    </w:p>
    <w:p w14:paraId="06EACC9C" w14:textId="5369C6C5" w:rsidR="009E3AAE" w:rsidRDefault="009E3AAE" w:rsidP="009E3AAE">
      <w:pPr>
        <w:rPr>
          <w:rFonts w:ascii="Times New Roman" w:hAnsi="Times New Roman" w:cs="Times New Roman"/>
        </w:rPr>
      </w:pPr>
      <w:r>
        <w:rPr>
          <w:rFonts w:ascii="Times New Roman" w:hAnsi="Times New Roman" w:cs="Times New Roman"/>
        </w:rPr>
        <w:t>Figure 3</w:t>
      </w:r>
      <w:r w:rsidR="007675B1">
        <w:rPr>
          <w:rFonts w:ascii="Times New Roman" w:hAnsi="Times New Roman" w:cs="Times New Roman"/>
        </w:rPr>
        <w:t>a-d</w:t>
      </w:r>
      <w:r>
        <w:rPr>
          <w:rFonts w:ascii="Times New Roman" w:hAnsi="Times New Roman" w:cs="Times New Roman"/>
        </w:rPr>
        <w:t>.  Each participants change in self-report measures of (a</w:t>
      </w:r>
      <w:r w:rsidR="007675B1">
        <w:rPr>
          <w:rFonts w:ascii="Times New Roman" w:hAnsi="Times New Roman" w:cs="Times New Roman"/>
        </w:rPr>
        <w:t>.</w:t>
      </w:r>
      <w:r>
        <w:rPr>
          <w:rFonts w:ascii="Times New Roman" w:hAnsi="Times New Roman" w:cs="Times New Roman"/>
        </w:rPr>
        <w:t>) Cognitive Anxiety (i.e. worry), (b</w:t>
      </w:r>
      <w:r w:rsidR="007675B1">
        <w:rPr>
          <w:rFonts w:ascii="Times New Roman" w:hAnsi="Times New Roman" w:cs="Times New Roman"/>
        </w:rPr>
        <w:t>.</w:t>
      </w:r>
      <w:r>
        <w:rPr>
          <w:rFonts w:ascii="Times New Roman" w:hAnsi="Times New Roman" w:cs="Times New Roman"/>
        </w:rPr>
        <w:t>) Somatic Anxiety (i.e. tension), (c</w:t>
      </w:r>
      <w:r w:rsidR="007675B1">
        <w:rPr>
          <w:rFonts w:ascii="Times New Roman" w:hAnsi="Times New Roman" w:cs="Times New Roman"/>
        </w:rPr>
        <w:t>.</w:t>
      </w:r>
      <w:r>
        <w:rPr>
          <w:rFonts w:ascii="Times New Roman" w:hAnsi="Times New Roman" w:cs="Times New Roman"/>
        </w:rPr>
        <w:t>) Confidence, and (d</w:t>
      </w:r>
      <w:r w:rsidR="007675B1">
        <w:rPr>
          <w:rFonts w:ascii="Times New Roman" w:hAnsi="Times New Roman" w:cs="Times New Roman"/>
        </w:rPr>
        <w:t>.</w:t>
      </w:r>
      <w:r>
        <w:rPr>
          <w:rFonts w:ascii="Times New Roman" w:hAnsi="Times New Roman" w:cs="Times New Roman"/>
        </w:rPr>
        <w:t>) Mental Effort when walking in low and high elevation environments at fast and self-selected speeds.</w:t>
      </w:r>
    </w:p>
    <w:p w14:paraId="39D61CA9" w14:textId="3089D427" w:rsidR="009E3AAE" w:rsidRDefault="009E3AAE">
      <w:pPr>
        <w:rPr>
          <w:rFonts w:ascii="Times New Roman" w:hAnsi="Times New Roman" w:cs="Times New Roman"/>
        </w:rPr>
      </w:pPr>
    </w:p>
    <w:p w14:paraId="7EDDCD55" w14:textId="35E7B657" w:rsidR="009E3AAE" w:rsidRDefault="009E3AAE">
      <w:pPr>
        <w:rPr>
          <w:rFonts w:ascii="Times New Roman" w:hAnsi="Times New Roman" w:cs="Times New Roman"/>
        </w:rPr>
      </w:pPr>
    </w:p>
    <w:p w14:paraId="3F9F931C" w14:textId="1942ACA2" w:rsidR="009E3AAE" w:rsidRDefault="009E3AAE">
      <w:pPr>
        <w:rPr>
          <w:rFonts w:ascii="Times New Roman" w:hAnsi="Times New Roman" w:cs="Times New Roman"/>
        </w:rPr>
      </w:pPr>
    </w:p>
    <w:p w14:paraId="2D0814EE" w14:textId="0883F90B" w:rsidR="009E3AAE" w:rsidRDefault="009E3AAE">
      <w:pPr>
        <w:rPr>
          <w:rFonts w:ascii="Times New Roman" w:hAnsi="Times New Roman" w:cs="Times New Roman"/>
        </w:rPr>
      </w:pPr>
    </w:p>
    <w:p w14:paraId="37428B17" w14:textId="6616418E" w:rsidR="009E3AAE" w:rsidRDefault="009E3AAE">
      <w:pPr>
        <w:rPr>
          <w:rFonts w:ascii="Times New Roman" w:hAnsi="Times New Roman" w:cs="Times New Roman"/>
        </w:rPr>
      </w:pPr>
      <w:r>
        <w:rPr>
          <w:rFonts w:ascii="Times New Roman" w:hAnsi="Times New Roman" w:cs="Times New Roman"/>
        </w:rPr>
        <w:br w:type="page"/>
      </w:r>
    </w:p>
    <w:p w14:paraId="1396EE7E" w14:textId="39E23CC8" w:rsidR="000B32A5" w:rsidRDefault="00BF1755" w:rsidP="000B32A5">
      <w:pPr>
        <w:widowControl w:val="0"/>
        <w:autoSpaceDE w:val="0"/>
        <w:autoSpaceDN w:val="0"/>
        <w:adjustRightInd w:val="0"/>
        <w:spacing w:line="360" w:lineRule="auto"/>
        <w:ind w:left="640" w:hanging="640"/>
        <w:rPr>
          <w:rFonts w:ascii="Times New Roman" w:hAnsi="Times New Roman" w:cs="Times New Roman"/>
        </w:rPr>
      </w:pPr>
      <w:r>
        <w:rPr>
          <w:rFonts w:ascii="Times New Roman" w:hAnsi="Times New Roman" w:cs="Times New Roman"/>
        </w:rPr>
        <w:lastRenderedPageBreak/>
        <w:t xml:space="preserve">REFERENCES </w:t>
      </w:r>
      <w:r w:rsidR="000B32A5">
        <w:rPr>
          <w:rFonts w:ascii="Times New Roman" w:hAnsi="Times New Roman" w:cs="Times New Roman"/>
        </w:rPr>
        <w:t>(30 reference limit)</w:t>
      </w:r>
    </w:p>
    <w:p w14:paraId="66A9B8A8" w14:textId="7A88DEFC" w:rsidR="00E810D4" w:rsidRPr="00E810D4" w:rsidRDefault="000B32A5" w:rsidP="00E810D4">
      <w:pPr>
        <w:widowControl w:val="0"/>
        <w:autoSpaceDE w:val="0"/>
        <w:autoSpaceDN w:val="0"/>
        <w:adjustRightInd w:val="0"/>
        <w:spacing w:line="360" w:lineRule="auto"/>
        <w:ind w:left="640" w:hanging="640"/>
        <w:rPr>
          <w:rFonts w:ascii="Times New Roman" w:hAnsi="Times New Roman" w:cs="Times New Roman"/>
          <w:noProof/>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E810D4" w:rsidRPr="00E810D4">
        <w:rPr>
          <w:rFonts w:ascii="Times New Roman" w:hAnsi="Times New Roman" w:cs="Times New Roman"/>
          <w:noProof/>
        </w:rPr>
        <w:t>[1]</w:t>
      </w:r>
      <w:r w:rsidR="00E810D4" w:rsidRPr="00E810D4">
        <w:rPr>
          <w:rFonts w:ascii="Times New Roman" w:hAnsi="Times New Roman" w:cs="Times New Roman"/>
          <w:noProof/>
        </w:rPr>
        <w:tab/>
        <w:t>E. Keshner, W.R. Young, L. Avanzino, A.L. Adkin, M.G. Carpenter, New Insights on Emotional Contributions to Human Postural Control, Front. Neurol. | Www.Frontiersin.Org. 9 (2018) 789. doi:10.3389/fneur.2018.00789.</w:t>
      </w:r>
    </w:p>
    <w:p w14:paraId="181E004B"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[2]</w:t>
      </w:r>
      <w:r w:rsidRPr="00E810D4">
        <w:rPr>
          <w:rFonts w:ascii="Times New Roman" w:hAnsi="Times New Roman" w:cs="Times New Roman"/>
          <w:noProof/>
        </w:rPr>
        <w:tab/>
        <w:t>W.R. Young, M. Olonilua, R.S.W. Masters, S. Dimitriadis, A.M. Williams, Examining links between anxiety, reinvestment and walking when talking by older adults during adaptive gait, Exp. Brain Res. 234 (2016) 161–172. doi:10.1007/s00221-015-4445-z.</w:t>
      </w:r>
    </w:p>
    <w:p w14:paraId="51FDE901"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[3]</w:t>
      </w:r>
      <w:r w:rsidRPr="00E810D4">
        <w:rPr>
          <w:rFonts w:ascii="Times New Roman" w:hAnsi="Times New Roman" w:cs="Times New Roman"/>
          <w:noProof/>
        </w:rPr>
        <w:tab/>
        <w:t>C.D. Tokuno, M. Keller, M.G. Carpenter, X. Gonzalo Márquez, W. Taube, Alterations in the cortical control of standing posture during varying levels of postural threat and task difficulty, J Neurophysiol. 120 (2018) 1010–1016. doi:10.1152/jn.</w:t>
      </w:r>
    </w:p>
    <w:p w14:paraId="14E0A834"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[4]</w:t>
      </w:r>
      <w:r w:rsidRPr="00E810D4">
        <w:rPr>
          <w:rFonts w:ascii="Times New Roman" w:hAnsi="Times New Roman" w:cs="Times New Roman"/>
          <w:noProof/>
        </w:rPr>
        <w:tab/>
        <w:t>T.J. Ellmers, G. Machado, T.W. Wong, F. Zhu, A.M. Williams, W.R. Young, A validation of neural co-activation as a measure of attentional focus in a postural task, Gait Posture. 50 (2016) 229–231. doi:10.1016/j.gaitpost.2016.09.001.</w:t>
      </w:r>
    </w:p>
    <w:p w14:paraId="09A18865"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[5]</w:t>
      </w:r>
      <w:r w:rsidRPr="00E810D4">
        <w:rPr>
          <w:rFonts w:ascii="Times New Roman" w:hAnsi="Times New Roman" w:cs="Times New Roman"/>
          <w:noProof/>
        </w:rPr>
        <w:tab/>
        <w:t>J.R. Franz, C.A. Francis, M.S. Allen, S.M. O’Connor, D.G. Thelen, S.M. O’Connor, D.G. Thelen, Advanced age brings a greater reliance on visual feedback to maintain balance during walking, Hum. Mov. Sci. 40 (2015) 381–392. doi:10.1016/j.humov.2015.01.012.</w:t>
      </w:r>
    </w:p>
    <w:p w14:paraId="14FA3255"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[6]</w:t>
      </w:r>
      <w:r w:rsidRPr="00E810D4">
        <w:rPr>
          <w:rFonts w:ascii="Times New Roman" w:hAnsi="Times New Roman" w:cs="Times New Roman"/>
          <w:noProof/>
        </w:rPr>
        <w:tab/>
        <w:t>B.C. Glaister, G.C. Bernatz, G.K. Klute, M.S. Orendurff, Video task analysis of turning during activities of daily living, Gait Posture. (2007) 289–294. doi:10.1016/j.gaitpost.2006.04.003.</w:t>
      </w:r>
    </w:p>
    <w:p w14:paraId="5D699DBA"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[7]</w:t>
      </w:r>
      <w:r w:rsidRPr="00E810D4">
        <w:rPr>
          <w:rFonts w:ascii="Times New Roman" w:hAnsi="Times New Roman" w:cs="Times New Roman"/>
          <w:noProof/>
        </w:rPr>
        <w:tab/>
        <w:t>M. Mancini, M. El-Goharu, S. Pearson, J. McNames, H. Schlueter, J.G. Nutt, L.A. King, F.B. Horak, Continuous monitoring of turning in Parkinson’s disease: Rehabilitation potential, NeuroRehabilitation. 37 (2015) 3–10. doi:10.3233/NRE-151236.Continuous.</w:t>
      </w:r>
    </w:p>
    <w:p w14:paraId="37D4C0E9"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[8]</w:t>
      </w:r>
      <w:r w:rsidRPr="00E810D4">
        <w:rPr>
          <w:rFonts w:ascii="Times New Roman" w:hAnsi="Times New Roman" w:cs="Times New Roman"/>
          <w:noProof/>
        </w:rPr>
        <w:tab/>
        <w:t>P.C. Fino, M.A. Nussbaum, P.G. Brolinson, Locomotor deficits in recently concussed athletes and matched controls during single and dual-task turning gait: preliminary results, J. Neuroeng. Rehabil. 13 (2016) 65. doi:10.1186/s12984-016-0177-y.</w:t>
      </w:r>
    </w:p>
    <w:p w14:paraId="77F98A66"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[9]</w:t>
      </w:r>
      <w:r w:rsidRPr="00E810D4">
        <w:rPr>
          <w:rFonts w:ascii="Times New Roman" w:hAnsi="Times New Roman" w:cs="Times New Roman"/>
          <w:noProof/>
        </w:rPr>
        <w:tab/>
        <w:t>D. Xu, L.G. Carlton, K.S. Rosengren, Anticipatory postural adjustments for altering direction during walking., J. Mot. Behav. 36 (2004) 316–26. doi:10.3200/JMBR.36.3.316-326.</w:t>
      </w:r>
    </w:p>
    <w:p w14:paraId="3B3F7081"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[10]</w:t>
      </w:r>
      <w:r w:rsidRPr="00E810D4">
        <w:rPr>
          <w:rFonts w:ascii="Times New Roman" w:hAnsi="Times New Roman" w:cs="Times New Roman"/>
          <w:noProof/>
        </w:rPr>
        <w:tab/>
        <w:t>T. Yamaguchi, M. Yano, H. Onodera, K. Hokkirigawa, Effect of turning angle on falls caused by induced slips during turning, J. Biomech. 45 (2012) 2624–2629. doi:10.1016/j.jbiomech.2012.08.006.</w:t>
      </w:r>
    </w:p>
    <w:p w14:paraId="0BCBCBAD"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lastRenderedPageBreak/>
        <w:t>[11]</w:t>
      </w:r>
      <w:r w:rsidRPr="00E810D4">
        <w:rPr>
          <w:rFonts w:ascii="Times New Roman" w:hAnsi="Times New Roman" w:cs="Times New Roman"/>
          <w:noProof/>
        </w:rPr>
        <w:tab/>
        <w:t>S. Robinovitch, F. Feldman, Y. Yang, R. Schonnop, P.M. Leung, T. Sarraf, J. Sims-Gould, M. Loughin, Video capture of the circumstances of falls in elderly people residing in long-term care: an observational study, Lancet. 381 (2013) 47–54. doi:10.1016/S0140-6736(12)61263-X.</w:t>
      </w:r>
    </w:p>
    <w:p w14:paraId="245151EA"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[12]</w:t>
      </w:r>
      <w:r w:rsidRPr="00E810D4">
        <w:rPr>
          <w:rFonts w:ascii="Times New Roman" w:hAnsi="Times New Roman" w:cs="Times New Roman"/>
          <w:noProof/>
        </w:rPr>
        <w:tab/>
        <w:t>M. Zaback, M.G. Carpenter, A.L. Adkin, Threat-induced changes in attention during tests of static and anticipatory postural control, Gait Posture. (2016) 19–24. doi:10.1016/j.gaitpost.2015.12.033.</w:t>
      </w:r>
    </w:p>
    <w:p w14:paraId="5EC03BF9"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[13]</w:t>
      </w:r>
      <w:r w:rsidRPr="00E810D4">
        <w:rPr>
          <w:rFonts w:ascii="Times New Roman" w:hAnsi="Times New Roman" w:cs="Times New Roman"/>
          <w:noProof/>
        </w:rPr>
        <w:tab/>
        <w:t>T.W. Cleworth, B.C. Horslen, M.G. Carpenter, Influence of real and virtual heights on standing balance, Gait Posture. 36 (2012) 172–176. doi:10.1016/J.GAITPOST.2012.02.010.</w:t>
      </w:r>
    </w:p>
    <w:p w14:paraId="0FC9A19E"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[14]</w:t>
      </w:r>
      <w:r w:rsidRPr="00E810D4">
        <w:rPr>
          <w:rFonts w:ascii="Times New Roman" w:hAnsi="Times New Roman" w:cs="Times New Roman"/>
          <w:noProof/>
        </w:rPr>
        <w:tab/>
        <w:t>W.R. Young, M.A. Hollands, Can telling older adults where to look reduce falls? Evidence for a causal link between inappropriate visual sampling and suboptimal stepping performance, Exp. Brain Res. 204 (2010) 103–113. doi:10.1007/s00221-010-2300-9.</w:t>
      </w:r>
    </w:p>
    <w:p w14:paraId="4549DBED"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[15]</w:t>
      </w:r>
      <w:r w:rsidRPr="00E810D4">
        <w:rPr>
          <w:rFonts w:ascii="Times New Roman" w:hAnsi="Times New Roman" w:cs="Times New Roman"/>
          <w:noProof/>
        </w:rPr>
        <w:tab/>
        <w:t>A.R. Jensen, W.D. Rohwer, The Stroop Color-Word test: a review, Acta Psychol. (Amst). 25 (1966) 36–93. doi:10.1016/0001-6918(66)90004-7.</w:t>
      </w:r>
    </w:p>
    <w:p w14:paraId="3D86EF69"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[16]</w:t>
      </w:r>
      <w:r w:rsidRPr="00E810D4">
        <w:rPr>
          <w:rFonts w:ascii="Times New Roman" w:hAnsi="Times New Roman" w:cs="Times New Roman"/>
          <w:noProof/>
        </w:rPr>
        <w:tab/>
        <w:t>I. Sánchez-Cubillo, J.A. Periáñez, D. Adrover-Roig, J.M. Rodríguez-Sánchez, M. Ríos-Lago, J. Tirapu, F. Barceló, Construct validity of the Trail Making Test: Role of task-switching, working memory, inhibition/interference control, and visuomotor abilities, J. Int. Neuropsychol. Soc. 15 (2009) 438–450. doi:10.1017/S1355617709090626.</w:t>
      </w:r>
    </w:p>
    <w:p w14:paraId="7C9B6097"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[17]</w:t>
      </w:r>
      <w:r w:rsidRPr="00E810D4">
        <w:rPr>
          <w:rFonts w:ascii="Times New Roman" w:hAnsi="Times New Roman" w:cs="Times New Roman"/>
          <w:noProof/>
        </w:rPr>
        <w:tab/>
        <w:t>S. Perera, S.H. Mody, R.C. Woodman, S. Studenski, Meaningful change and responsiveness in common physical performance measures in older adults, J Am Geriatr Soc. 54 (2006) 743–9. doi:10.1111/j.1532-5415.2006.00701.x.</w:t>
      </w:r>
    </w:p>
    <w:p w14:paraId="6FD56BB3"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[18]</w:t>
      </w:r>
      <w:r w:rsidRPr="00E810D4">
        <w:rPr>
          <w:rFonts w:ascii="Times New Roman" w:hAnsi="Times New Roman" w:cs="Times New Roman"/>
          <w:noProof/>
        </w:rPr>
        <w:tab/>
        <w:t>E.L. Stegemoller, J.R. Nocera, I. Malaty, M.C. Shelley, M.S. Okun, C.J. Hass, N.Q.I.I. Investigators, Timed up and go, cognitive, and quality-of-life correlates in Parkinson’s disease, Arch Phys Med Rehabil. 95 (2014) 649–55. doi:10.1016/j.apmr.2013.10.031.</w:t>
      </w:r>
    </w:p>
    <w:p w14:paraId="6991B320"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[19]</w:t>
      </w:r>
      <w:r w:rsidRPr="00E810D4">
        <w:rPr>
          <w:rFonts w:ascii="Times New Roman" w:hAnsi="Times New Roman" w:cs="Times New Roman"/>
          <w:noProof/>
        </w:rPr>
        <w:tab/>
        <w:t>T. Herman, N. Inbar-Borovsky, M. Brozgol, N. Giladi, J.M. Hausdorff, M. Jeffrey, The Dynamic Gait Index in healthy older adults: The role of stair climbing, fear of falling, and gender, Gait Posture. 29 (2009) 237–241. doi:10.1016/j.gaitpost.2008.08.013.The.</w:t>
      </w:r>
    </w:p>
    <w:p w14:paraId="1591D1A2"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[20]</w:t>
      </w:r>
      <w:r w:rsidRPr="00E810D4">
        <w:rPr>
          <w:rFonts w:ascii="Times New Roman" w:hAnsi="Times New Roman" w:cs="Times New Roman"/>
          <w:noProof/>
        </w:rPr>
        <w:tab/>
        <w:t xml:space="preserve">V. Krane, The mental readiness form as a measure of competitive state anxiety, Sport Psychol. 8 (1994) 189–202. https://utah-illiad-oclc-org.ezproxy.lib.utah.edu/illiad/uum/illiad.dll?Action=10&amp;Form=75&amp;Value=1558140 </w:t>
      </w:r>
      <w:r w:rsidRPr="00E810D4">
        <w:rPr>
          <w:rFonts w:ascii="Times New Roman" w:hAnsi="Times New Roman" w:cs="Times New Roman"/>
          <w:noProof/>
        </w:rPr>
        <w:lastRenderedPageBreak/>
        <w:t>(accessed March 25, 2019).</w:t>
      </w:r>
    </w:p>
    <w:p w14:paraId="1623E2C2"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[21]</w:t>
      </w:r>
      <w:r w:rsidRPr="00E810D4">
        <w:rPr>
          <w:rFonts w:ascii="Times New Roman" w:hAnsi="Times New Roman" w:cs="Times New Roman"/>
          <w:noProof/>
        </w:rPr>
        <w:tab/>
        <w:t>F.R.H. Zijlstra, Efficiency in work behaviour: A design approach for modern tools, Delft University Press, 1993.</w:t>
      </w:r>
    </w:p>
    <w:p w14:paraId="79BEFB13"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[22]</w:t>
      </w:r>
      <w:r w:rsidRPr="00E810D4">
        <w:rPr>
          <w:rFonts w:ascii="Times New Roman" w:hAnsi="Times New Roman" w:cs="Times New Roman"/>
          <w:noProof/>
        </w:rPr>
        <w:tab/>
        <w:t>R. Moe-Nilssen, A new method for evaluating motor control in gait under real-life environmental conditions . Part 1 : The instrument, Clin. Biomech. 13 (1998) 320–327. http://www.ncbi.nlm.nih.gov/entrez/query.fcgi?cmd=Retrieve&amp;db=PubMed&amp;dopt=Citation&amp;list_uids=11415803.</w:t>
      </w:r>
    </w:p>
    <w:p w14:paraId="2EB2F67F"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[23]</w:t>
      </w:r>
      <w:r w:rsidRPr="00E810D4">
        <w:rPr>
          <w:rFonts w:ascii="Times New Roman" w:hAnsi="Times New Roman" w:cs="Times New Roman"/>
          <w:noProof/>
        </w:rPr>
        <w:tab/>
        <w:t>W.H. Gage, R.J. Sleik, M.A. Polych, N.C. McKenzie, L.A. Brown, The allocation of attention during locomotion is altered by anxiety, Exp Brain Res. 150 (2003) 385–94. doi:10.1007/s00221-003-1468-7.</w:t>
      </w:r>
    </w:p>
    <w:p w14:paraId="22A743E0"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[24]</w:t>
      </w:r>
      <w:r w:rsidRPr="00E810D4">
        <w:rPr>
          <w:rFonts w:ascii="Times New Roman" w:hAnsi="Times New Roman" w:cs="Times New Roman"/>
          <w:noProof/>
        </w:rPr>
        <w:tab/>
        <w:t>L.A. Brown, W.H. Gage, M.A. Polych, R.J. Sleik, T.R. Winder, Central set influences on gait Age-dependent effects of postural threat, Exp Brain Res. 145 (2002) 286–296. doi:10.1007/s00221-002-1082-0.</w:t>
      </w:r>
    </w:p>
    <w:p w14:paraId="05E3A4C5"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[25]</w:t>
      </w:r>
      <w:r w:rsidRPr="00E810D4">
        <w:rPr>
          <w:rFonts w:ascii="Times New Roman" w:hAnsi="Times New Roman" w:cs="Times New Roman"/>
          <w:noProof/>
        </w:rPr>
        <w:tab/>
        <w:t>K.J. Johnson, M. Zaback, C.D. Tokuno, M.G. Carpenter, A.L. Adkin, Repeated exposure to the threat of perturbation induces emotional, cognitive, and postural adaptations in young and older adults, Exp. Gerontol. 122 (2019) 109–115. doi:10.1016/j.exger.2019.04.015.</w:t>
      </w:r>
    </w:p>
    <w:p w14:paraId="0934DC7B"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[26]</w:t>
      </w:r>
      <w:r w:rsidRPr="00E810D4">
        <w:rPr>
          <w:rFonts w:ascii="Times New Roman" w:hAnsi="Times New Roman" w:cs="Times New Roman"/>
          <w:noProof/>
        </w:rPr>
        <w:tab/>
        <w:t>K.L. Hollands, D. Agnihotri, S.F. Tyson, Effects of dual task on turning ability in stroke survivors and older adults, Gait Posture. 40 (2014) 564–569. doi:10.1016/j.gaitpost.2014.06.019.</w:t>
      </w:r>
    </w:p>
    <w:p w14:paraId="4BFB1607" w14:textId="77777777" w:rsidR="00E810D4" w:rsidRPr="00E810D4" w:rsidRDefault="00E810D4" w:rsidP="00E810D4">
      <w:pPr>
        <w:widowControl w:val="0"/>
        <w:autoSpaceDE w:val="0"/>
        <w:autoSpaceDN w:val="0"/>
        <w:adjustRightInd w:val="0"/>
        <w:spacing w:line="360" w:lineRule="auto"/>
        <w:ind w:left="640" w:hanging="640"/>
        <w:rPr>
          <w:rFonts w:ascii="Times New Roman" w:hAnsi="Times New Roman" w:cs="Times New Roman"/>
          <w:noProof/>
        </w:rPr>
      </w:pPr>
      <w:r w:rsidRPr="00E810D4">
        <w:rPr>
          <w:rFonts w:ascii="Times New Roman" w:hAnsi="Times New Roman" w:cs="Times New Roman"/>
          <w:noProof/>
        </w:rPr>
        <w:t>[27]</w:t>
      </w:r>
      <w:r w:rsidRPr="00E810D4">
        <w:rPr>
          <w:rFonts w:ascii="Times New Roman" w:hAnsi="Times New Roman" w:cs="Times New Roman"/>
          <w:noProof/>
        </w:rPr>
        <w:tab/>
        <w:t>S. Mellone, M. Mancini, L.A. King, F.B. Horak, L. Chiari, The quality of turning in Parkinson’s disease: a compensatory strategy to prevent postural instability?, J. Neuroeng. Rehabil. 13 (2016) 39. doi:10.1186/s12984-016-0147-4.</w:t>
      </w:r>
    </w:p>
    <w:p w14:paraId="0981B621" w14:textId="3454FA7B" w:rsidR="00734532" w:rsidRPr="00734532" w:rsidRDefault="000B32A5" w:rsidP="004A43C4">
      <w:pPr>
        <w:widowControl w:val="0"/>
        <w:autoSpaceDE w:val="0"/>
        <w:autoSpaceDN w:val="0"/>
        <w:adjustRightInd w:val="0"/>
        <w:spacing w:line="360" w:lineRule="auto"/>
        <w:ind w:left="640" w:hanging="640"/>
        <w:rPr>
          <w:rFonts w:ascii="Times New Roman" w:hAnsi="Times New Roman" w:cs="Times New Roman"/>
        </w:rPr>
      </w:pPr>
      <w:r>
        <w:rPr>
          <w:rFonts w:ascii="Times New Roman" w:hAnsi="Times New Roman" w:cs="Times New Roman"/>
        </w:rPr>
        <w:fldChar w:fldCharType="end"/>
      </w:r>
    </w:p>
    <w:sectPr w:rsidR="00734532" w:rsidRPr="00734532" w:rsidSect="004A6A1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Bradley Fawver" w:date="2019-09-09T16:03:00Z" w:initials="BF">
    <w:p w14:paraId="38A857A5" w14:textId="77777777" w:rsidR="00305C56" w:rsidRPr="00540135" w:rsidRDefault="00305C56" w:rsidP="00305C56">
      <w:pPr>
        <w:pStyle w:val="CommentText"/>
        <w:rPr>
          <w:i/>
        </w:rPr>
      </w:pPr>
      <w:r>
        <w:rPr>
          <w:rStyle w:val="CommentReference"/>
        </w:rPr>
        <w:annotationRef/>
      </w:r>
      <w:r>
        <w:rPr>
          <w:noProof/>
        </w:rPr>
        <w:t>Could just say "No significant effects were documented at self-selected speeds (all p's &gt;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8A857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D4EFD5" w16cid:durableId="211A7C93"/>
  <w16cid:commentId w16cid:paraId="5E59C6AC" w16cid:durableId="211DF601"/>
  <w16cid:commentId w16cid:paraId="7D54B646" w16cid:durableId="211DF659"/>
  <w16cid:commentId w16cid:paraId="1AA32925" w16cid:durableId="211E0411"/>
  <w16cid:commentId w16cid:paraId="48D6810A" w16cid:durableId="211E06F9"/>
  <w16cid:commentId w16cid:paraId="18E443DE" w16cid:durableId="211DE135"/>
  <w16cid:commentId w16cid:paraId="7431A112" w16cid:durableId="211DE136"/>
  <w16cid:commentId w16cid:paraId="005C7DDC" w16cid:durableId="211DE137"/>
  <w16cid:commentId w16cid:paraId="0D6ECDE2" w16cid:durableId="211DE138"/>
  <w16cid:commentId w16cid:paraId="467CD2DD" w16cid:durableId="211DE139"/>
  <w16cid:commentId w16cid:paraId="739559F9" w16cid:durableId="211DE13A"/>
  <w16cid:commentId w16cid:paraId="3CA05777" w16cid:durableId="211DE13B"/>
  <w16cid:commentId w16cid:paraId="4B76E067" w16cid:durableId="211DF6BC"/>
  <w16cid:commentId w16cid:paraId="670D3F5C" w16cid:durableId="211DF7EF"/>
  <w16cid:commentId w16cid:paraId="721564F8" w16cid:durableId="211DF9BF"/>
  <w16cid:commentId w16cid:paraId="78640467" w16cid:durableId="211DFFBA"/>
  <w16cid:commentId w16cid:paraId="0243CF57" w16cid:durableId="211DFA75"/>
  <w16cid:commentId w16cid:paraId="78C95C88" w16cid:durableId="211DFA4E"/>
  <w16cid:commentId w16cid:paraId="0DD1058B" w16cid:durableId="211DFEA2"/>
  <w16cid:commentId w16cid:paraId="2A4B4415" w16cid:durableId="211DE13D"/>
  <w16cid:commentId w16cid:paraId="5978C60C" w16cid:durableId="211DE13E"/>
  <w16cid:commentId w16cid:paraId="2D408992" w16cid:durableId="211DE13F"/>
  <w16cid:commentId w16cid:paraId="435C984C" w16cid:durableId="211E01F7"/>
  <w16cid:commentId w16cid:paraId="6D56B5E0" w16cid:durableId="211DE140"/>
  <w16cid:commentId w16cid:paraId="6D84F55A" w16cid:durableId="211E032F"/>
  <w16cid:commentId w16cid:paraId="2FE36E80" w16cid:durableId="211DE141"/>
  <w16cid:commentId w16cid:paraId="72102D77" w16cid:durableId="211E09B0"/>
  <w16cid:commentId w16cid:paraId="0F5247CC" w16cid:durableId="211DE142"/>
  <w16cid:commentId w16cid:paraId="08270B86" w16cid:durableId="211E09F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85220D" w14:textId="77777777" w:rsidR="00091024" w:rsidRDefault="00091024" w:rsidP="00734532">
      <w:r>
        <w:separator/>
      </w:r>
    </w:p>
  </w:endnote>
  <w:endnote w:type="continuationSeparator" w:id="0">
    <w:p w14:paraId="5D65C647" w14:textId="77777777" w:rsidR="00091024" w:rsidRDefault="00091024" w:rsidP="007345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D6EC32" w14:textId="77777777" w:rsidR="00091024" w:rsidRDefault="00091024" w:rsidP="00734532">
      <w:r>
        <w:separator/>
      </w:r>
    </w:p>
  </w:footnote>
  <w:footnote w:type="continuationSeparator" w:id="0">
    <w:p w14:paraId="0D7E425C" w14:textId="77777777" w:rsidR="00091024" w:rsidRDefault="00091024" w:rsidP="007345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AADAC" w14:textId="32BFF7BA" w:rsidR="0096026A" w:rsidRDefault="0096026A" w:rsidP="00734532">
    <w:pPr>
      <w:rPr>
        <w:rFonts w:ascii="Times New Roman" w:hAnsi="Times New Roman" w:cs="Times New Roman"/>
        <w:i/>
      </w:rPr>
    </w:pPr>
    <w:r>
      <w:rPr>
        <w:rFonts w:ascii="Times New Roman" w:hAnsi="Times New Roman" w:cs="Times New Roman"/>
        <w:i/>
      </w:rPr>
      <w:t>Gait and Posture: 2</w:t>
    </w:r>
    <w:ins w:id="373" w:author="Tiphanie Raffegeau" w:date="2019-09-11T14:31:00Z">
      <w:r w:rsidR="005D0753">
        <w:rPr>
          <w:rFonts w:ascii="Times New Roman" w:hAnsi="Times New Roman" w:cs="Times New Roman"/>
          <w:i/>
        </w:rPr>
        <w:t>993</w:t>
      </w:r>
    </w:ins>
    <w:del w:id="374" w:author="Tiphanie Raffegeau" w:date="2019-09-11T14:26:00Z">
      <w:r w:rsidDel="00C96689">
        <w:rPr>
          <w:rFonts w:ascii="Times New Roman" w:hAnsi="Times New Roman" w:cs="Times New Roman"/>
          <w:i/>
        </w:rPr>
        <w:delText>825</w:delText>
      </w:r>
    </w:del>
    <w:r>
      <w:rPr>
        <w:rFonts w:ascii="Times New Roman" w:hAnsi="Times New Roman" w:cs="Times New Roman"/>
        <w:i/>
      </w:rPr>
      <w:t>/3000 words and 5 figures/tables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1A5F13"/>
    <w:multiLevelType w:val="hybridMultilevel"/>
    <w:tmpl w:val="B35665F8"/>
    <w:lvl w:ilvl="0" w:tplc="BE0AF78E">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iphanie Raffegeau">
    <w15:presenceInfo w15:providerId="AD" w15:userId="S-1-5-21-1599696121-1964574698-334091239-539955"/>
  </w15:person>
  <w15:person w15:author="Bradley Fawver">
    <w15:presenceInfo w15:providerId="AD" w15:userId="S-1-5-21-1599696121-1964574698-334091239-4223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053"/>
    <w:rsid w:val="00000583"/>
    <w:rsid w:val="00001C7C"/>
    <w:rsid w:val="0000730C"/>
    <w:rsid w:val="00017053"/>
    <w:rsid w:val="0004209A"/>
    <w:rsid w:val="00045985"/>
    <w:rsid w:val="000526BD"/>
    <w:rsid w:val="0005592E"/>
    <w:rsid w:val="00056126"/>
    <w:rsid w:val="00091024"/>
    <w:rsid w:val="00095930"/>
    <w:rsid w:val="000979AB"/>
    <w:rsid w:val="000A0F78"/>
    <w:rsid w:val="000A31C8"/>
    <w:rsid w:val="000A7B56"/>
    <w:rsid w:val="000B1D80"/>
    <w:rsid w:val="000B2332"/>
    <w:rsid w:val="000B32A5"/>
    <w:rsid w:val="000B4500"/>
    <w:rsid w:val="000B680D"/>
    <w:rsid w:val="000C40FF"/>
    <w:rsid w:val="000D16EA"/>
    <w:rsid w:val="000E45F3"/>
    <w:rsid w:val="000F7462"/>
    <w:rsid w:val="0010546E"/>
    <w:rsid w:val="00110F39"/>
    <w:rsid w:val="001114A3"/>
    <w:rsid w:val="00125E44"/>
    <w:rsid w:val="00135213"/>
    <w:rsid w:val="00152801"/>
    <w:rsid w:val="00164C26"/>
    <w:rsid w:val="0016654F"/>
    <w:rsid w:val="00190965"/>
    <w:rsid w:val="001B1328"/>
    <w:rsid w:val="001B74A9"/>
    <w:rsid w:val="001B763E"/>
    <w:rsid w:val="001C4775"/>
    <w:rsid w:val="001C6BE9"/>
    <w:rsid w:val="001D55CB"/>
    <w:rsid w:val="001E5825"/>
    <w:rsid w:val="001F590D"/>
    <w:rsid w:val="001F7ED1"/>
    <w:rsid w:val="002055A5"/>
    <w:rsid w:val="00206E80"/>
    <w:rsid w:val="002136AE"/>
    <w:rsid w:val="00217F75"/>
    <w:rsid w:val="00225C24"/>
    <w:rsid w:val="00226B4E"/>
    <w:rsid w:val="00236005"/>
    <w:rsid w:val="00237BAB"/>
    <w:rsid w:val="00261576"/>
    <w:rsid w:val="002629D3"/>
    <w:rsid w:val="00266832"/>
    <w:rsid w:val="00270644"/>
    <w:rsid w:val="00275B89"/>
    <w:rsid w:val="002762F7"/>
    <w:rsid w:val="002812C2"/>
    <w:rsid w:val="002837C5"/>
    <w:rsid w:val="00283A06"/>
    <w:rsid w:val="00286BEA"/>
    <w:rsid w:val="002A00BA"/>
    <w:rsid w:val="002A0ABC"/>
    <w:rsid w:val="002B5637"/>
    <w:rsid w:val="002C2EE5"/>
    <w:rsid w:val="002C3005"/>
    <w:rsid w:val="002D5DA1"/>
    <w:rsid w:val="002D705C"/>
    <w:rsid w:val="002E0090"/>
    <w:rsid w:val="002E304A"/>
    <w:rsid w:val="002F3593"/>
    <w:rsid w:val="002F3BDE"/>
    <w:rsid w:val="00302F92"/>
    <w:rsid w:val="00305C56"/>
    <w:rsid w:val="003136EE"/>
    <w:rsid w:val="00313933"/>
    <w:rsid w:val="00314419"/>
    <w:rsid w:val="003161E6"/>
    <w:rsid w:val="00325B4B"/>
    <w:rsid w:val="00336AFE"/>
    <w:rsid w:val="003411E3"/>
    <w:rsid w:val="0034334F"/>
    <w:rsid w:val="00352FC4"/>
    <w:rsid w:val="00354EDD"/>
    <w:rsid w:val="003628E6"/>
    <w:rsid w:val="00372623"/>
    <w:rsid w:val="00373B04"/>
    <w:rsid w:val="00375C6F"/>
    <w:rsid w:val="0038759C"/>
    <w:rsid w:val="003927F0"/>
    <w:rsid w:val="00395409"/>
    <w:rsid w:val="003A0256"/>
    <w:rsid w:val="003A704A"/>
    <w:rsid w:val="003B5431"/>
    <w:rsid w:val="003B7642"/>
    <w:rsid w:val="003C29C3"/>
    <w:rsid w:val="003C50A7"/>
    <w:rsid w:val="003D7DD3"/>
    <w:rsid w:val="003E0071"/>
    <w:rsid w:val="003E0143"/>
    <w:rsid w:val="003E62A4"/>
    <w:rsid w:val="003E7D7E"/>
    <w:rsid w:val="003F5365"/>
    <w:rsid w:val="00400498"/>
    <w:rsid w:val="004067C2"/>
    <w:rsid w:val="004109BE"/>
    <w:rsid w:val="00411D4E"/>
    <w:rsid w:val="0042133A"/>
    <w:rsid w:val="00425399"/>
    <w:rsid w:val="00431F08"/>
    <w:rsid w:val="0045437E"/>
    <w:rsid w:val="00455F20"/>
    <w:rsid w:val="00456BF8"/>
    <w:rsid w:val="00461B9A"/>
    <w:rsid w:val="00463C79"/>
    <w:rsid w:val="00467223"/>
    <w:rsid w:val="00475CCA"/>
    <w:rsid w:val="00490AC7"/>
    <w:rsid w:val="004A43C4"/>
    <w:rsid w:val="004A59A5"/>
    <w:rsid w:val="004A6A13"/>
    <w:rsid w:val="004B1A75"/>
    <w:rsid w:val="004B5A8F"/>
    <w:rsid w:val="004C57EC"/>
    <w:rsid w:val="004C7B34"/>
    <w:rsid w:val="004C7EC0"/>
    <w:rsid w:val="004D52B5"/>
    <w:rsid w:val="004E1E2F"/>
    <w:rsid w:val="004E400A"/>
    <w:rsid w:val="004F2756"/>
    <w:rsid w:val="004F4405"/>
    <w:rsid w:val="00506D13"/>
    <w:rsid w:val="00513AAD"/>
    <w:rsid w:val="00517D92"/>
    <w:rsid w:val="0053149C"/>
    <w:rsid w:val="00533623"/>
    <w:rsid w:val="00536E1B"/>
    <w:rsid w:val="0054335C"/>
    <w:rsid w:val="00554628"/>
    <w:rsid w:val="00563733"/>
    <w:rsid w:val="00565B93"/>
    <w:rsid w:val="0058037C"/>
    <w:rsid w:val="005807B0"/>
    <w:rsid w:val="00580BD9"/>
    <w:rsid w:val="005B037A"/>
    <w:rsid w:val="005B7569"/>
    <w:rsid w:val="005C0C47"/>
    <w:rsid w:val="005C47F8"/>
    <w:rsid w:val="005D0753"/>
    <w:rsid w:val="005D32EE"/>
    <w:rsid w:val="005D5E57"/>
    <w:rsid w:val="005E1FA2"/>
    <w:rsid w:val="005E7A32"/>
    <w:rsid w:val="005F27E9"/>
    <w:rsid w:val="00600363"/>
    <w:rsid w:val="0060742B"/>
    <w:rsid w:val="006153E7"/>
    <w:rsid w:val="00626613"/>
    <w:rsid w:val="00634343"/>
    <w:rsid w:val="00634A23"/>
    <w:rsid w:val="00643814"/>
    <w:rsid w:val="00644189"/>
    <w:rsid w:val="00654EF2"/>
    <w:rsid w:val="006625E0"/>
    <w:rsid w:val="006647DC"/>
    <w:rsid w:val="00665877"/>
    <w:rsid w:val="00677552"/>
    <w:rsid w:val="00682E14"/>
    <w:rsid w:val="006909A7"/>
    <w:rsid w:val="00694B0F"/>
    <w:rsid w:val="006A410E"/>
    <w:rsid w:val="006A491D"/>
    <w:rsid w:val="006B20C1"/>
    <w:rsid w:val="006C3C28"/>
    <w:rsid w:val="007025E4"/>
    <w:rsid w:val="0070261A"/>
    <w:rsid w:val="00713D97"/>
    <w:rsid w:val="007142B5"/>
    <w:rsid w:val="0072040D"/>
    <w:rsid w:val="00722349"/>
    <w:rsid w:val="007343F3"/>
    <w:rsid w:val="00734532"/>
    <w:rsid w:val="007441B0"/>
    <w:rsid w:val="00746ADD"/>
    <w:rsid w:val="007647A6"/>
    <w:rsid w:val="00765954"/>
    <w:rsid w:val="007675B1"/>
    <w:rsid w:val="00775438"/>
    <w:rsid w:val="00782CDE"/>
    <w:rsid w:val="0078398A"/>
    <w:rsid w:val="00791ECB"/>
    <w:rsid w:val="00795A7B"/>
    <w:rsid w:val="00795E4D"/>
    <w:rsid w:val="007971D1"/>
    <w:rsid w:val="007A044E"/>
    <w:rsid w:val="007A0EA4"/>
    <w:rsid w:val="007A78C5"/>
    <w:rsid w:val="007B048B"/>
    <w:rsid w:val="007C5F73"/>
    <w:rsid w:val="007D179C"/>
    <w:rsid w:val="007D4865"/>
    <w:rsid w:val="007D4CEE"/>
    <w:rsid w:val="007E7460"/>
    <w:rsid w:val="007F0487"/>
    <w:rsid w:val="007F2883"/>
    <w:rsid w:val="007F4717"/>
    <w:rsid w:val="007F6F61"/>
    <w:rsid w:val="00802100"/>
    <w:rsid w:val="00805C9C"/>
    <w:rsid w:val="00826940"/>
    <w:rsid w:val="008273BD"/>
    <w:rsid w:val="00833136"/>
    <w:rsid w:val="008346EC"/>
    <w:rsid w:val="008356AD"/>
    <w:rsid w:val="00840107"/>
    <w:rsid w:val="00842B6B"/>
    <w:rsid w:val="00843289"/>
    <w:rsid w:val="008550D1"/>
    <w:rsid w:val="00862D83"/>
    <w:rsid w:val="008635A4"/>
    <w:rsid w:val="00870BD7"/>
    <w:rsid w:val="00884CD5"/>
    <w:rsid w:val="008938F3"/>
    <w:rsid w:val="008A05CA"/>
    <w:rsid w:val="008A29CC"/>
    <w:rsid w:val="008B3C56"/>
    <w:rsid w:val="008C50E4"/>
    <w:rsid w:val="008E47A3"/>
    <w:rsid w:val="008F349C"/>
    <w:rsid w:val="00904880"/>
    <w:rsid w:val="0091317D"/>
    <w:rsid w:val="009164FE"/>
    <w:rsid w:val="00922CE3"/>
    <w:rsid w:val="00926301"/>
    <w:rsid w:val="0093439D"/>
    <w:rsid w:val="009504E8"/>
    <w:rsid w:val="00955206"/>
    <w:rsid w:val="00957EEC"/>
    <w:rsid w:val="0096026A"/>
    <w:rsid w:val="009752AA"/>
    <w:rsid w:val="00981427"/>
    <w:rsid w:val="0098508E"/>
    <w:rsid w:val="0098590E"/>
    <w:rsid w:val="00986DEE"/>
    <w:rsid w:val="00990126"/>
    <w:rsid w:val="009A68C6"/>
    <w:rsid w:val="009B3C42"/>
    <w:rsid w:val="009D43AC"/>
    <w:rsid w:val="009D704A"/>
    <w:rsid w:val="009E0D62"/>
    <w:rsid w:val="009E3AAE"/>
    <w:rsid w:val="009F04AA"/>
    <w:rsid w:val="009F4246"/>
    <w:rsid w:val="009F658B"/>
    <w:rsid w:val="00A04657"/>
    <w:rsid w:val="00A12587"/>
    <w:rsid w:val="00A17EFC"/>
    <w:rsid w:val="00A20AF4"/>
    <w:rsid w:val="00A34A3A"/>
    <w:rsid w:val="00A36D3E"/>
    <w:rsid w:val="00A377C4"/>
    <w:rsid w:val="00A415C9"/>
    <w:rsid w:val="00A43EB6"/>
    <w:rsid w:val="00A51AA9"/>
    <w:rsid w:val="00A54223"/>
    <w:rsid w:val="00A5494C"/>
    <w:rsid w:val="00A64F7E"/>
    <w:rsid w:val="00A67BF4"/>
    <w:rsid w:val="00A83E1B"/>
    <w:rsid w:val="00A90210"/>
    <w:rsid w:val="00A92ABC"/>
    <w:rsid w:val="00A96803"/>
    <w:rsid w:val="00A97286"/>
    <w:rsid w:val="00AA0E4F"/>
    <w:rsid w:val="00AA4D16"/>
    <w:rsid w:val="00AA59AC"/>
    <w:rsid w:val="00AC7E9D"/>
    <w:rsid w:val="00AD18CA"/>
    <w:rsid w:val="00AE0D14"/>
    <w:rsid w:val="00AE0D36"/>
    <w:rsid w:val="00AE60B2"/>
    <w:rsid w:val="00AF3F97"/>
    <w:rsid w:val="00AF50B2"/>
    <w:rsid w:val="00B00A19"/>
    <w:rsid w:val="00B0271B"/>
    <w:rsid w:val="00B032CE"/>
    <w:rsid w:val="00B400D9"/>
    <w:rsid w:val="00B40252"/>
    <w:rsid w:val="00B40737"/>
    <w:rsid w:val="00B41BED"/>
    <w:rsid w:val="00B43481"/>
    <w:rsid w:val="00B50EDD"/>
    <w:rsid w:val="00B555E0"/>
    <w:rsid w:val="00B70A8B"/>
    <w:rsid w:val="00B72163"/>
    <w:rsid w:val="00B755D5"/>
    <w:rsid w:val="00B759FF"/>
    <w:rsid w:val="00B954AE"/>
    <w:rsid w:val="00B95B17"/>
    <w:rsid w:val="00B95ED6"/>
    <w:rsid w:val="00B970FE"/>
    <w:rsid w:val="00BA2F71"/>
    <w:rsid w:val="00BB1DBB"/>
    <w:rsid w:val="00BC1C00"/>
    <w:rsid w:val="00BD6160"/>
    <w:rsid w:val="00BD625C"/>
    <w:rsid w:val="00BE253C"/>
    <w:rsid w:val="00BE3FB6"/>
    <w:rsid w:val="00BF10BF"/>
    <w:rsid w:val="00BF1755"/>
    <w:rsid w:val="00C062B2"/>
    <w:rsid w:val="00C11A82"/>
    <w:rsid w:val="00C1452F"/>
    <w:rsid w:val="00C21C75"/>
    <w:rsid w:val="00C320B9"/>
    <w:rsid w:val="00C373CA"/>
    <w:rsid w:val="00C43DF4"/>
    <w:rsid w:val="00C447DE"/>
    <w:rsid w:val="00C514C8"/>
    <w:rsid w:val="00C55DFF"/>
    <w:rsid w:val="00C56A72"/>
    <w:rsid w:val="00C60F61"/>
    <w:rsid w:val="00C65A75"/>
    <w:rsid w:val="00C73C88"/>
    <w:rsid w:val="00C7482C"/>
    <w:rsid w:val="00C74DBF"/>
    <w:rsid w:val="00C75EE6"/>
    <w:rsid w:val="00C81D38"/>
    <w:rsid w:val="00C8340B"/>
    <w:rsid w:val="00C854B2"/>
    <w:rsid w:val="00C861F0"/>
    <w:rsid w:val="00C87303"/>
    <w:rsid w:val="00C90F63"/>
    <w:rsid w:val="00C93EB1"/>
    <w:rsid w:val="00C9465A"/>
    <w:rsid w:val="00C94CDF"/>
    <w:rsid w:val="00C96689"/>
    <w:rsid w:val="00CA4107"/>
    <w:rsid w:val="00CA4D4A"/>
    <w:rsid w:val="00CA4E32"/>
    <w:rsid w:val="00CA545B"/>
    <w:rsid w:val="00CB6C7B"/>
    <w:rsid w:val="00CD0F37"/>
    <w:rsid w:val="00CD70AE"/>
    <w:rsid w:val="00CD77C5"/>
    <w:rsid w:val="00CE2A82"/>
    <w:rsid w:val="00CE40A1"/>
    <w:rsid w:val="00CE75A9"/>
    <w:rsid w:val="00D06947"/>
    <w:rsid w:val="00D16EDD"/>
    <w:rsid w:val="00D21A33"/>
    <w:rsid w:val="00D41180"/>
    <w:rsid w:val="00D60DAF"/>
    <w:rsid w:val="00D623BD"/>
    <w:rsid w:val="00D65FC8"/>
    <w:rsid w:val="00D836ED"/>
    <w:rsid w:val="00D879C1"/>
    <w:rsid w:val="00D90887"/>
    <w:rsid w:val="00D9508F"/>
    <w:rsid w:val="00DB2CE6"/>
    <w:rsid w:val="00DC113D"/>
    <w:rsid w:val="00DC4116"/>
    <w:rsid w:val="00DC5AAA"/>
    <w:rsid w:val="00DE5AE0"/>
    <w:rsid w:val="00DE7C0A"/>
    <w:rsid w:val="00DF250D"/>
    <w:rsid w:val="00E04979"/>
    <w:rsid w:val="00E064BE"/>
    <w:rsid w:val="00E12EBD"/>
    <w:rsid w:val="00E16809"/>
    <w:rsid w:val="00E221AF"/>
    <w:rsid w:val="00E3032F"/>
    <w:rsid w:val="00E3759D"/>
    <w:rsid w:val="00E465F6"/>
    <w:rsid w:val="00E54386"/>
    <w:rsid w:val="00E550D0"/>
    <w:rsid w:val="00E572F9"/>
    <w:rsid w:val="00E6678B"/>
    <w:rsid w:val="00E70C47"/>
    <w:rsid w:val="00E72A26"/>
    <w:rsid w:val="00E810D4"/>
    <w:rsid w:val="00E8282C"/>
    <w:rsid w:val="00E933EB"/>
    <w:rsid w:val="00E93E6A"/>
    <w:rsid w:val="00EA1249"/>
    <w:rsid w:val="00EA383F"/>
    <w:rsid w:val="00EA5461"/>
    <w:rsid w:val="00EB1DF3"/>
    <w:rsid w:val="00F0033C"/>
    <w:rsid w:val="00F07866"/>
    <w:rsid w:val="00F07F28"/>
    <w:rsid w:val="00F35934"/>
    <w:rsid w:val="00F429B2"/>
    <w:rsid w:val="00F478B9"/>
    <w:rsid w:val="00F53631"/>
    <w:rsid w:val="00F5539A"/>
    <w:rsid w:val="00F56780"/>
    <w:rsid w:val="00F66475"/>
    <w:rsid w:val="00F833B6"/>
    <w:rsid w:val="00F83667"/>
    <w:rsid w:val="00F870A8"/>
    <w:rsid w:val="00F90420"/>
    <w:rsid w:val="00F94F36"/>
    <w:rsid w:val="00F955E6"/>
    <w:rsid w:val="00FA4B11"/>
    <w:rsid w:val="00FA5345"/>
    <w:rsid w:val="00FB069F"/>
    <w:rsid w:val="00FB3761"/>
    <w:rsid w:val="00FB3F0B"/>
    <w:rsid w:val="00FD17B5"/>
    <w:rsid w:val="00FE32F6"/>
    <w:rsid w:val="00FE503D"/>
    <w:rsid w:val="00FE657D"/>
    <w:rsid w:val="00FF2688"/>
    <w:rsid w:val="00FF3301"/>
    <w:rsid w:val="00FF5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1560E6"/>
  <w14:defaultImageDpi w14:val="32767"/>
  <w15:chartTrackingRefBased/>
  <w15:docId w15:val="{C7A63AFD-E81C-9E48-AD37-BC6F536C9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4532"/>
    <w:pPr>
      <w:tabs>
        <w:tab w:val="center" w:pos="4680"/>
        <w:tab w:val="right" w:pos="9360"/>
      </w:tabs>
    </w:pPr>
  </w:style>
  <w:style w:type="character" w:customStyle="1" w:styleId="HeaderChar">
    <w:name w:val="Header Char"/>
    <w:basedOn w:val="DefaultParagraphFont"/>
    <w:link w:val="Header"/>
    <w:uiPriority w:val="99"/>
    <w:rsid w:val="00734532"/>
  </w:style>
  <w:style w:type="paragraph" w:styleId="Footer">
    <w:name w:val="footer"/>
    <w:basedOn w:val="Normal"/>
    <w:link w:val="FooterChar"/>
    <w:uiPriority w:val="99"/>
    <w:unhideWhenUsed/>
    <w:rsid w:val="00734532"/>
    <w:pPr>
      <w:tabs>
        <w:tab w:val="center" w:pos="4680"/>
        <w:tab w:val="right" w:pos="9360"/>
      </w:tabs>
    </w:pPr>
  </w:style>
  <w:style w:type="character" w:customStyle="1" w:styleId="FooterChar">
    <w:name w:val="Footer Char"/>
    <w:basedOn w:val="DefaultParagraphFont"/>
    <w:link w:val="Footer"/>
    <w:uiPriority w:val="99"/>
    <w:rsid w:val="00734532"/>
  </w:style>
  <w:style w:type="character" w:styleId="Hyperlink">
    <w:name w:val="Hyperlink"/>
    <w:basedOn w:val="DefaultParagraphFont"/>
    <w:uiPriority w:val="99"/>
    <w:unhideWhenUsed/>
    <w:rsid w:val="00313933"/>
    <w:rPr>
      <w:color w:val="0563C1" w:themeColor="hyperlink"/>
      <w:u w:val="single"/>
    </w:rPr>
  </w:style>
  <w:style w:type="character" w:styleId="CommentReference">
    <w:name w:val="annotation reference"/>
    <w:basedOn w:val="DefaultParagraphFont"/>
    <w:uiPriority w:val="99"/>
    <w:semiHidden/>
    <w:unhideWhenUsed/>
    <w:rsid w:val="00C90F63"/>
    <w:rPr>
      <w:sz w:val="16"/>
      <w:szCs w:val="16"/>
    </w:rPr>
  </w:style>
  <w:style w:type="paragraph" w:styleId="CommentText">
    <w:name w:val="annotation text"/>
    <w:basedOn w:val="Normal"/>
    <w:link w:val="CommentTextChar"/>
    <w:uiPriority w:val="99"/>
    <w:semiHidden/>
    <w:unhideWhenUsed/>
    <w:rsid w:val="00C90F63"/>
    <w:rPr>
      <w:sz w:val="20"/>
      <w:szCs w:val="20"/>
    </w:rPr>
  </w:style>
  <w:style w:type="character" w:customStyle="1" w:styleId="CommentTextChar">
    <w:name w:val="Comment Text Char"/>
    <w:basedOn w:val="DefaultParagraphFont"/>
    <w:link w:val="CommentText"/>
    <w:uiPriority w:val="99"/>
    <w:semiHidden/>
    <w:rsid w:val="00C90F63"/>
    <w:rPr>
      <w:sz w:val="20"/>
      <w:szCs w:val="20"/>
    </w:rPr>
  </w:style>
  <w:style w:type="paragraph" w:styleId="CommentSubject">
    <w:name w:val="annotation subject"/>
    <w:basedOn w:val="CommentText"/>
    <w:next w:val="CommentText"/>
    <w:link w:val="CommentSubjectChar"/>
    <w:uiPriority w:val="99"/>
    <w:semiHidden/>
    <w:unhideWhenUsed/>
    <w:rsid w:val="00C90F63"/>
    <w:rPr>
      <w:b/>
      <w:bCs/>
    </w:rPr>
  </w:style>
  <w:style w:type="character" w:customStyle="1" w:styleId="CommentSubjectChar">
    <w:name w:val="Comment Subject Char"/>
    <w:basedOn w:val="CommentTextChar"/>
    <w:link w:val="CommentSubject"/>
    <w:uiPriority w:val="99"/>
    <w:semiHidden/>
    <w:rsid w:val="00C90F63"/>
    <w:rPr>
      <w:b/>
      <w:bCs/>
      <w:sz w:val="20"/>
      <w:szCs w:val="20"/>
    </w:rPr>
  </w:style>
  <w:style w:type="paragraph" w:styleId="BalloonText">
    <w:name w:val="Balloon Text"/>
    <w:basedOn w:val="Normal"/>
    <w:link w:val="BalloonTextChar"/>
    <w:uiPriority w:val="99"/>
    <w:semiHidden/>
    <w:unhideWhenUsed/>
    <w:rsid w:val="00C90F6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0F63"/>
    <w:rPr>
      <w:rFonts w:ascii="Segoe UI" w:hAnsi="Segoe UI" w:cs="Segoe UI"/>
      <w:sz w:val="18"/>
      <w:szCs w:val="18"/>
    </w:rPr>
  </w:style>
  <w:style w:type="paragraph" w:styleId="Revision">
    <w:name w:val="Revision"/>
    <w:hidden/>
    <w:uiPriority w:val="99"/>
    <w:semiHidden/>
    <w:rsid w:val="00C320B9"/>
  </w:style>
  <w:style w:type="paragraph" w:styleId="HTMLPreformatted">
    <w:name w:val="HTML Preformatted"/>
    <w:basedOn w:val="Normal"/>
    <w:link w:val="HTMLPreformattedChar"/>
    <w:uiPriority w:val="99"/>
    <w:unhideWhenUsed/>
    <w:rsid w:val="00281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812C2"/>
    <w:rPr>
      <w:rFonts w:ascii="Courier New" w:eastAsia="Times New Roman" w:hAnsi="Courier New" w:cs="Courier New"/>
      <w:sz w:val="20"/>
      <w:szCs w:val="20"/>
    </w:rPr>
  </w:style>
  <w:style w:type="character" w:customStyle="1" w:styleId="gnkrckgcgsb">
    <w:name w:val="gnkrckgcgsb"/>
    <w:basedOn w:val="DefaultParagraphFont"/>
    <w:rsid w:val="002812C2"/>
  </w:style>
  <w:style w:type="paragraph" w:styleId="ListParagraph">
    <w:name w:val="List Paragraph"/>
    <w:basedOn w:val="Normal"/>
    <w:uiPriority w:val="34"/>
    <w:qFormat/>
    <w:rsid w:val="00765954"/>
    <w:pPr>
      <w:ind w:left="720"/>
      <w:contextualSpacing/>
    </w:pPr>
  </w:style>
  <w:style w:type="table" w:styleId="TableGrid">
    <w:name w:val="Table Grid"/>
    <w:basedOn w:val="TableNormal"/>
    <w:uiPriority w:val="39"/>
    <w:rsid w:val="009901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780">
      <w:bodyDiv w:val="1"/>
      <w:marLeft w:val="0"/>
      <w:marRight w:val="0"/>
      <w:marTop w:val="0"/>
      <w:marBottom w:val="0"/>
      <w:divBdr>
        <w:top w:val="none" w:sz="0" w:space="0" w:color="auto"/>
        <w:left w:val="none" w:sz="0" w:space="0" w:color="auto"/>
        <w:bottom w:val="none" w:sz="0" w:space="0" w:color="auto"/>
        <w:right w:val="none" w:sz="0" w:space="0" w:color="auto"/>
      </w:divBdr>
    </w:div>
    <w:div w:id="153644323">
      <w:bodyDiv w:val="1"/>
      <w:marLeft w:val="0"/>
      <w:marRight w:val="0"/>
      <w:marTop w:val="0"/>
      <w:marBottom w:val="0"/>
      <w:divBdr>
        <w:top w:val="none" w:sz="0" w:space="0" w:color="auto"/>
        <w:left w:val="none" w:sz="0" w:space="0" w:color="auto"/>
        <w:bottom w:val="none" w:sz="0" w:space="0" w:color="auto"/>
        <w:right w:val="none" w:sz="0" w:space="0" w:color="auto"/>
      </w:divBdr>
    </w:div>
    <w:div w:id="255990927">
      <w:bodyDiv w:val="1"/>
      <w:marLeft w:val="0"/>
      <w:marRight w:val="0"/>
      <w:marTop w:val="0"/>
      <w:marBottom w:val="0"/>
      <w:divBdr>
        <w:top w:val="none" w:sz="0" w:space="0" w:color="auto"/>
        <w:left w:val="none" w:sz="0" w:space="0" w:color="auto"/>
        <w:bottom w:val="none" w:sz="0" w:space="0" w:color="auto"/>
        <w:right w:val="none" w:sz="0" w:space="0" w:color="auto"/>
      </w:divBdr>
    </w:div>
    <w:div w:id="753554007">
      <w:bodyDiv w:val="1"/>
      <w:marLeft w:val="0"/>
      <w:marRight w:val="0"/>
      <w:marTop w:val="0"/>
      <w:marBottom w:val="0"/>
      <w:divBdr>
        <w:top w:val="none" w:sz="0" w:space="0" w:color="auto"/>
        <w:left w:val="none" w:sz="0" w:space="0" w:color="auto"/>
        <w:bottom w:val="none" w:sz="0" w:space="0" w:color="auto"/>
        <w:right w:val="none" w:sz="0" w:space="0" w:color="auto"/>
      </w:divBdr>
    </w:div>
    <w:div w:id="795871441">
      <w:bodyDiv w:val="1"/>
      <w:marLeft w:val="0"/>
      <w:marRight w:val="0"/>
      <w:marTop w:val="0"/>
      <w:marBottom w:val="0"/>
      <w:divBdr>
        <w:top w:val="none" w:sz="0" w:space="0" w:color="auto"/>
        <w:left w:val="none" w:sz="0" w:space="0" w:color="auto"/>
        <w:bottom w:val="none" w:sz="0" w:space="0" w:color="auto"/>
        <w:right w:val="none" w:sz="0" w:space="0" w:color="auto"/>
      </w:divBdr>
    </w:div>
    <w:div w:id="849099328">
      <w:bodyDiv w:val="1"/>
      <w:marLeft w:val="0"/>
      <w:marRight w:val="0"/>
      <w:marTop w:val="0"/>
      <w:marBottom w:val="0"/>
      <w:divBdr>
        <w:top w:val="none" w:sz="0" w:space="0" w:color="auto"/>
        <w:left w:val="none" w:sz="0" w:space="0" w:color="auto"/>
        <w:bottom w:val="none" w:sz="0" w:space="0" w:color="auto"/>
        <w:right w:val="none" w:sz="0" w:space="0" w:color="auto"/>
      </w:divBdr>
    </w:div>
    <w:div w:id="875586550">
      <w:bodyDiv w:val="1"/>
      <w:marLeft w:val="0"/>
      <w:marRight w:val="0"/>
      <w:marTop w:val="0"/>
      <w:marBottom w:val="0"/>
      <w:divBdr>
        <w:top w:val="none" w:sz="0" w:space="0" w:color="auto"/>
        <w:left w:val="none" w:sz="0" w:space="0" w:color="auto"/>
        <w:bottom w:val="none" w:sz="0" w:space="0" w:color="auto"/>
        <w:right w:val="none" w:sz="0" w:space="0" w:color="auto"/>
      </w:divBdr>
    </w:div>
    <w:div w:id="884295366">
      <w:bodyDiv w:val="1"/>
      <w:marLeft w:val="0"/>
      <w:marRight w:val="0"/>
      <w:marTop w:val="0"/>
      <w:marBottom w:val="0"/>
      <w:divBdr>
        <w:top w:val="none" w:sz="0" w:space="0" w:color="auto"/>
        <w:left w:val="none" w:sz="0" w:space="0" w:color="auto"/>
        <w:bottom w:val="none" w:sz="0" w:space="0" w:color="auto"/>
        <w:right w:val="none" w:sz="0" w:space="0" w:color="auto"/>
      </w:divBdr>
    </w:div>
    <w:div w:id="1149590094">
      <w:bodyDiv w:val="1"/>
      <w:marLeft w:val="0"/>
      <w:marRight w:val="0"/>
      <w:marTop w:val="0"/>
      <w:marBottom w:val="0"/>
      <w:divBdr>
        <w:top w:val="none" w:sz="0" w:space="0" w:color="auto"/>
        <w:left w:val="none" w:sz="0" w:space="0" w:color="auto"/>
        <w:bottom w:val="none" w:sz="0" w:space="0" w:color="auto"/>
        <w:right w:val="none" w:sz="0" w:space="0" w:color="auto"/>
      </w:divBdr>
    </w:div>
    <w:div w:id="1296178882">
      <w:bodyDiv w:val="1"/>
      <w:marLeft w:val="0"/>
      <w:marRight w:val="0"/>
      <w:marTop w:val="0"/>
      <w:marBottom w:val="0"/>
      <w:divBdr>
        <w:top w:val="none" w:sz="0" w:space="0" w:color="auto"/>
        <w:left w:val="none" w:sz="0" w:space="0" w:color="auto"/>
        <w:bottom w:val="none" w:sz="0" w:space="0" w:color="auto"/>
        <w:right w:val="none" w:sz="0" w:space="0" w:color="auto"/>
      </w:divBdr>
    </w:div>
    <w:div w:id="1618411546">
      <w:bodyDiv w:val="1"/>
      <w:marLeft w:val="0"/>
      <w:marRight w:val="0"/>
      <w:marTop w:val="0"/>
      <w:marBottom w:val="0"/>
      <w:divBdr>
        <w:top w:val="none" w:sz="0" w:space="0" w:color="auto"/>
        <w:left w:val="none" w:sz="0" w:space="0" w:color="auto"/>
        <w:bottom w:val="none" w:sz="0" w:space="0" w:color="auto"/>
        <w:right w:val="none" w:sz="0" w:space="0" w:color="auto"/>
      </w:divBdr>
    </w:div>
    <w:div w:id="1955095166">
      <w:bodyDiv w:val="1"/>
      <w:marLeft w:val="0"/>
      <w:marRight w:val="0"/>
      <w:marTop w:val="0"/>
      <w:marBottom w:val="0"/>
      <w:divBdr>
        <w:top w:val="none" w:sz="0" w:space="0" w:color="auto"/>
        <w:left w:val="none" w:sz="0" w:space="0" w:color="auto"/>
        <w:bottom w:val="none" w:sz="0" w:space="0" w:color="auto"/>
        <w:right w:val="none" w:sz="0" w:space="0" w:color="auto"/>
      </w:divBdr>
    </w:div>
    <w:div w:id="1956591172">
      <w:bodyDiv w:val="1"/>
      <w:marLeft w:val="0"/>
      <w:marRight w:val="0"/>
      <w:marTop w:val="0"/>
      <w:marBottom w:val="0"/>
      <w:divBdr>
        <w:top w:val="none" w:sz="0" w:space="0" w:color="auto"/>
        <w:left w:val="none" w:sz="0" w:space="0" w:color="auto"/>
        <w:bottom w:val="none" w:sz="0" w:space="0" w:color="auto"/>
        <w:right w:val="none" w:sz="0" w:space="0" w:color="auto"/>
      </w:divBdr>
    </w:div>
    <w:div w:id="2042509518">
      <w:bodyDiv w:val="1"/>
      <w:marLeft w:val="0"/>
      <w:marRight w:val="0"/>
      <w:marTop w:val="0"/>
      <w:marBottom w:val="0"/>
      <w:divBdr>
        <w:top w:val="none" w:sz="0" w:space="0" w:color="auto"/>
        <w:left w:val="none" w:sz="0" w:space="0" w:color="auto"/>
        <w:bottom w:val="none" w:sz="0" w:space="0" w:color="auto"/>
        <w:right w:val="none" w:sz="0" w:space="0" w:color="auto"/>
      </w:divBdr>
    </w:div>
    <w:div w:id="213432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iphanie.raffegeau@utah.edu" TargetMode="Externa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10BDA-F922-4BB0-B0AC-FD46EEFF5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21</Pages>
  <Words>16693</Words>
  <Characters>95154</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Tiphanie Raffegeau</dc:creator>
  <cp:keywords/>
  <dc:description/>
  <cp:lastModifiedBy>Tiphanie Raffegeau</cp:lastModifiedBy>
  <cp:revision>7</cp:revision>
  <cp:lastPrinted>2019-09-09T18:59:00Z</cp:lastPrinted>
  <dcterms:created xsi:type="dcterms:W3CDTF">2019-09-11T20:25:00Z</dcterms:created>
  <dcterms:modified xsi:type="dcterms:W3CDTF">2019-09-11T20:32:00Z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http://www.zotero.org/styles/experimental-gerontology</vt:lpwstr>
  </property>
  <property fmtid="{D5CDD505-2E9C-101B-9397-08002B2CF9AE}" pid="11" name="Mendeley Recent Style Name 4_1">
    <vt:lpwstr>Experimental Gerontology</vt:lpwstr>
  </property>
  <property fmtid="{D5CDD505-2E9C-101B-9397-08002B2CF9AE}" pid="12" name="Mendeley Recent Style Id 5_1">
    <vt:lpwstr>http://www.zotero.org/styles/gait-and-posture</vt:lpwstr>
  </property>
  <property fmtid="{D5CDD505-2E9C-101B-9397-08002B2CF9AE}" pid="13" name="Mendeley Recent Style Name 5_1">
    <vt:lpwstr>Gait &amp; Posture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bf3b8401-ab74-338f-b41d-16534e606fcb</vt:lpwstr>
  </property>
  <property fmtid="{D5CDD505-2E9C-101B-9397-08002B2CF9AE}" pid="24" name="Mendeley Citation Style_1">
    <vt:lpwstr>http://www.zotero.org/styles/gait-and-posture</vt:lpwstr>
  </property>
</Properties>
</file>